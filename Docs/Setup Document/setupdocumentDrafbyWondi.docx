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E073E0" w14:textId="67D326C1" w:rsidR="00AB29A3" w:rsidDel="00D15B07" w:rsidRDefault="00AB29A3" w:rsidP="002C4D22">
      <w:pPr>
        <w:spacing w:line="360" w:lineRule="auto"/>
        <w:jc w:val="center"/>
        <w:rPr>
          <w:del w:id="0" w:author="wondimu gebre" w:date="2019-09-26T13:16:00Z"/>
          <w:rFonts w:ascii="Times New Roman" w:eastAsia="Times New Roman" w:hAnsi="Times New Roman" w:cs="Times New Roman"/>
          <w:b/>
          <w:bCs/>
          <w:color w:val="4472C4"/>
          <w:sz w:val="32"/>
          <w:szCs w:val="32"/>
          <w:lang w:val="en-US"/>
        </w:rPr>
      </w:pPr>
    </w:p>
    <w:p w14:paraId="71CA2A0C" w14:textId="2A82B705" w:rsidR="00AB29A3" w:rsidDel="00D15B07" w:rsidRDefault="00AB29A3" w:rsidP="002C4D22">
      <w:pPr>
        <w:spacing w:line="360" w:lineRule="auto"/>
        <w:jc w:val="center"/>
        <w:rPr>
          <w:del w:id="1" w:author="wondimu gebre" w:date="2019-09-26T13:16:00Z"/>
          <w:rFonts w:ascii="Times New Roman" w:eastAsia="Times New Roman" w:hAnsi="Times New Roman" w:cs="Times New Roman"/>
          <w:b/>
          <w:bCs/>
          <w:color w:val="4472C4"/>
          <w:sz w:val="32"/>
          <w:szCs w:val="32"/>
          <w:lang w:val="en-US"/>
        </w:rPr>
      </w:pPr>
    </w:p>
    <w:p w14:paraId="73BBF622" w14:textId="73B40CC9" w:rsidR="00AB29A3" w:rsidDel="00D15B07" w:rsidRDefault="00AB29A3" w:rsidP="002C4D22">
      <w:pPr>
        <w:spacing w:line="360" w:lineRule="auto"/>
        <w:jc w:val="center"/>
        <w:rPr>
          <w:del w:id="2" w:author="wondimu gebre" w:date="2019-09-26T13:16:00Z"/>
          <w:rFonts w:ascii="Times New Roman" w:eastAsia="Times New Roman" w:hAnsi="Times New Roman" w:cs="Times New Roman"/>
          <w:b/>
          <w:bCs/>
          <w:color w:val="4472C4"/>
          <w:sz w:val="32"/>
          <w:szCs w:val="32"/>
          <w:lang w:val="en-US"/>
        </w:rPr>
      </w:pPr>
    </w:p>
    <w:p w14:paraId="0CDE6639" w14:textId="5D5B7048" w:rsidR="00AB29A3" w:rsidDel="00D15B07" w:rsidRDefault="00AB29A3" w:rsidP="002C4D22">
      <w:pPr>
        <w:spacing w:line="360" w:lineRule="auto"/>
        <w:jc w:val="center"/>
        <w:rPr>
          <w:del w:id="3" w:author="wondimu gebre" w:date="2019-09-26T13:16:00Z"/>
          <w:rFonts w:ascii="Times New Roman" w:eastAsia="Times New Roman" w:hAnsi="Times New Roman" w:cs="Times New Roman"/>
          <w:b/>
          <w:bCs/>
          <w:color w:val="4472C4"/>
          <w:sz w:val="32"/>
          <w:szCs w:val="32"/>
          <w:lang w:val="en-US"/>
        </w:rPr>
      </w:pPr>
    </w:p>
    <w:p w14:paraId="4B045387" w14:textId="17EF5E57" w:rsidR="00AB29A3" w:rsidDel="00D15B07" w:rsidRDefault="00AB29A3" w:rsidP="002C4D22">
      <w:pPr>
        <w:spacing w:line="360" w:lineRule="auto"/>
        <w:jc w:val="center"/>
        <w:rPr>
          <w:del w:id="4" w:author="wondimu gebre" w:date="2019-09-26T13:16:00Z"/>
          <w:rFonts w:ascii="Times New Roman" w:eastAsia="Times New Roman" w:hAnsi="Times New Roman" w:cs="Times New Roman"/>
          <w:b/>
          <w:bCs/>
          <w:color w:val="4472C4"/>
          <w:sz w:val="32"/>
          <w:szCs w:val="32"/>
          <w:lang w:val="en-US"/>
        </w:rPr>
      </w:pPr>
    </w:p>
    <w:p w14:paraId="00052C14" w14:textId="5502DD76" w:rsidR="00AB29A3" w:rsidDel="00D15B07" w:rsidRDefault="00AB29A3" w:rsidP="002C4D22">
      <w:pPr>
        <w:spacing w:line="360" w:lineRule="auto"/>
        <w:jc w:val="center"/>
        <w:rPr>
          <w:del w:id="5" w:author="wondimu gebre" w:date="2019-09-26T13:16:00Z"/>
          <w:rFonts w:ascii="Times New Roman" w:eastAsia="Times New Roman" w:hAnsi="Times New Roman" w:cs="Times New Roman"/>
          <w:b/>
          <w:bCs/>
          <w:color w:val="4472C4"/>
          <w:sz w:val="32"/>
          <w:szCs w:val="32"/>
          <w:lang w:val="en-US"/>
        </w:rPr>
      </w:pPr>
    </w:p>
    <w:p w14:paraId="61789A0F" w14:textId="69F6D7FF" w:rsidR="00AB29A3" w:rsidDel="00D15B07" w:rsidRDefault="00AB29A3" w:rsidP="002C4D22">
      <w:pPr>
        <w:spacing w:line="360" w:lineRule="auto"/>
        <w:jc w:val="center"/>
        <w:rPr>
          <w:del w:id="6" w:author="wondimu gebre" w:date="2019-09-26T13:16:00Z"/>
          <w:rFonts w:ascii="Times New Roman" w:eastAsia="Times New Roman" w:hAnsi="Times New Roman" w:cs="Times New Roman"/>
          <w:b/>
          <w:bCs/>
          <w:color w:val="4472C4"/>
          <w:sz w:val="32"/>
          <w:szCs w:val="32"/>
          <w:lang w:val="en-US"/>
        </w:rPr>
      </w:pPr>
    </w:p>
    <w:p w14:paraId="6ABB2463" w14:textId="3DC95390" w:rsidR="00AB29A3" w:rsidDel="00D15B07" w:rsidRDefault="00AB29A3" w:rsidP="002C4D22">
      <w:pPr>
        <w:spacing w:line="360" w:lineRule="auto"/>
        <w:jc w:val="center"/>
        <w:rPr>
          <w:del w:id="7" w:author="wondimu gebre" w:date="2019-09-26T13:16:00Z"/>
          <w:rFonts w:ascii="Times New Roman" w:eastAsia="Times New Roman" w:hAnsi="Times New Roman" w:cs="Times New Roman"/>
          <w:b/>
          <w:bCs/>
          <w:color w:val="4472C4"/>
          <w:sz w:val="32"/>
          <w:szCs w:val="32"/>
          <w:lang w:val="en-US"/>
        </w:rPr>
      </w:pPr>
    </w:p>
    <w:p w14:paraId="286FEA18" w14:textId="6F9793CD" w:rsidR="00AB29A3" w:rsidDel="00D15B07" w:rsidRDefault="00AB29A3" w:rsidP="002C4D22">
      <w:pPr>
        <w:spacing w:line="360" w:lineRule="auto"/>
        <w:jc w:val="center"/>
        <w:rPr>
          <w:del w:id="8" w:author="wondimu gebre" w:date="2019-09-26T13:16:00Z"/>
          <w:rFonts w:ascii="Times New Roman" w:eastAsia="Times New Roman" w:hAnsi="Times New Roman" w:cs="Times New Roman"/>
          <w:b/>
          <w:bCs/>
          <w:color w:val="4472C4"/>
          <w:sz w:val="32"/>
          <w:szCs w:val="32"/>
          <w:lang w:val="en-US"/>
        </w:rPr>
      </w:pPr>
    </w:p>
    <w:p w14:paraId="6874656C" w14:textId="250E0D2B" w:rsidR="00AB29A3" w:rsidDel="00D15B07" w:rsidRDefault="00AB29A3" w:rsidP="002C4D22">
      <w:pPr>
        <w:spacing w:line="360" w:lineRule="auto"/>
        <w:jc w:val="center"/>
        <w:rPr>
          <w:del w:id="9" w:author="wondimu gebre" w:date="2019-09-26T13:16:00Z"/>
          <w:rFonts w:ascii="Times New Roman" w:eastAsia="Times New Roman" w:hAnsi="Times New Roman" w:cs="Times New Roman"/>
          <w:b/>
          <w:bCs/>
          <w:color w:val="4472C4"/>
          <w:sz w:val="32"/>
          <w:szCs w:val="32"/>
          <w:lang w:val="en-US"/>
        </w:rPr>
      </w:pPr>
    </w:p>
    <w:p w14:paraId="5463BDBE" w14:textId="271C0177" w:rsidR="00AB29A3" w:rsidDel="00D15B07" w:rsidRDefault="00AB29A3" w:rsidP="002C4D22">
      <w:pPr>
        <w:spacing w:line="360" w:lineRule="auto"/>
        <w:jc w:val="center"/>
        <w:rPr>
          <w:del w:id="10" w:author="wondimu gebre" w:date="2019-09-26T13:16:00Z"/>
          <w:rFonts w:ascii="Times New Roman" w:eastAsia="Times New Roman" w:hAnsi="Times New Roman" w:cs="Times New Roman"/>
          <w:b/>
          <w:bCs/>
          <w:color w:val="4472C4"/>
          <w:sz w:val="32"/>
          <w:szCs w:val="32"/>
          <w:lang w:val="en-US"/>
        </w:rPr>
      </w:pPr>
    </w:p>
    <w:p w14:paraId="1173163E" w14:textId="7870F9B5" w:rsidR="00AB29A3" w:rsidDel="00D15B07" w:rsidRDefault="00AB29A3" w:rsidP="002C4D22">
      <w:pPr>
        <w:spacing w:line="360" w:lineRule="auto"/>
        <w:jc w:val="center"/>
        <w:rPr>
          <w:del w:id="11" w:author="wondimu gebre" w:date="2019-09-26T13:16:00Z"/>
          <w:rFonts w:ascii="Times New Roman" w:eastAsia="Times New Roman" w:hAnsi="Times New Roman" w:cs="Times New Roman"/>
          <w:b/>
          <w:bCs/>
          <w:color w:val="4472C4"/>
          <w:sz w:val="32"/>
          <w:szCs w:val="32"/>
          <w:lang w:val="en-US"/>
        </w:rPr>
      </w:pPr>
    </w:p>
    <w:p w14:paraId="0728F170" w14:textId="21289FE6" w:rsidR="00AB29A3" w:rsidDel="00D15B07" w:rsidRDefault="00AB29A3" w:rsidP="002C4D22">
      <w:pPr>
        <w:spacing w:line="360" w:lineRule="auto"/>
        <w:jc w:val="center"/>
        <w:rPr>
          <w:del w:id="12" w:author="wondimu gebre" w:date="2019-09-26T13:16:00Z"/>
          <w:rFonts w:ascii="Times New Roman" w:eastAsia="Times New Roman" w:hAnsi="Times New Roman" w:cs="Times New Roman"/>
          <w:b/>
          <w:bCs/>
          <w:color w:val="4472C4"/>
          <w:sz w:val="32"/>
          <w:szCs w:val="32"/>
          <w:lang w:val="en-US"/>
        </w:rPr>
      </w:pPr>
    </w:p>
    <w:p w14:paraId="48C30FE8" w14:textId="2E8AF9DF" w:rsidR="00AB29A3" w:rsidDel="00D15B07" w:rsidRDefault="00AB29A3" w:rsidP="002C4D22">
      <w:pPr>
        <w:spacing w:line="360" w:lineRule="auto"/>
        <w:jc w:val="center"/>
        <w:rPr>
          <w:del w:id="13" w:author="wondimu gebre" w:date="2019-09-26T13:16:00Z"/>
          <w:rFonts w:ascii="Times New Roman" w:eastAsia="Times New Roman" w:hAnsi="Times New Roman" w:cs="Times New Roman"/>
          <w:b/>
          <w:bCs/>
          <w:color w:val="4472C4"/>
          <w:sz w:val="32"/>
          <w:szCs w:val="32"/>
          <w:lang w:val="en-US"/>
        </w:rPr>
      </w:pPr>
    </w:p>
    <w:p w14:paraId="7E461649" w14:textId="77777777" w:rsidR="00AB29A3" w:rsidDel="00D15B07" w:rsidRDefault="00AB29A3" w:rsidP="002C4D22">
      <w:pPr>
        <w:spacing w:line="360" w:lineRule="auto"/>
        <w:jc w:val="center"/>
        <w:rPr>
          <w:del w:id="14" w:author="wondimu gebre" w:date="2019-09-26T13:16:00Z"/>
          <w:rFonts w:ascii="Times New Roman" w:eastAsia="Times New Roman" w:hAnsi="Times New Roman" w:cs="Times New Roman"/>
          <w:b/>
          <w:bCs/>
          <w:color w:val="4472C4"/>
          <w:sz w:val="32"/>
          <w:szCs w:val="32"/>
          <w:lang w:val="en-US"/>
        </w:rPr>
      </w:pPr>
    </w:p>
    <w:p w14:paraId="61D1FB02" w14:textId="77777777" w:rsidR="00AB29A3" w:rsidDel="00D15B07" w:rsidRDefault="00AB29A3" w:rsidP="002C4D22">
      <w:pPr>
        <w:spacing w:line="360" w:lineRule="auto"/>
        <w:jc w:val="center"/>
        <w:rPr>
          <w:del w:id="15" w:author="wondimu gebre" w:date="2019-09-26T13:16:00Z"/>
          <w:rFonts w:ascii="Times New Roman" w:eastAsia="Times New Roman" w:hAnsi="Times New Roman" w:cs="Times New Roman"/>
          <w:b/>
          <w:bCs/>
          <w:color w:val="4472C4"/>
          <w:sz w:val="32"/>
          <w:szCs w:val="32"/>
          <w:lang w:val="en-US"/>
        </w:rPr>
      </w:pPr>
    </w:p>
    <w:p w14:paraId="4F976BBE" w14:textId="77777777" w:rsidR="00AB29A3" w:rsidDel="00D15B07" w:rsidRDefault="00AB29A3" w:rsidP="002C4D22">
      <w:pPr>
        <w:spacing w:line="360" w:lineRule="auto"/>
        <w:jc w:val="center"/>
        <w:rPr>
          <w:del w:id="16" w:author="wondimu gebre" w:date="2019-09-26T13:16:00Z"/>
          <w:rFonts w:ascii="Times New Roman" w:eastAsia="Times New Roman" w:hAnsi="Times New Roman" w:cs="Times New Roman"/>
          <w:b/>
          <w:bCs/>
          <w:color w:val="4472C4"/>
          <w:sz w:val="32"/>
          <w:szCs w:val="32"/>
          <w:lang w:val="en-US"/>
        </w:rPr>
      </w:pPr>
    </w:p>
    <w:p w14:paraId="7F0D4710" w14:textId="77777777" w:rsidR="00AB29A3" w:rsidDel="00D15B07" w:rsidRDefault="00AB29A3" w:rsidP="002C4D22">
      <w:pPr>
        <w:spacing w:line="360" w:lineRule="auto"/>
        <w:jc w:val="center"/>
        <w:rPr>
          <w:del w:id="17" w:author="wondimu gebre" w:date="2019-09-26T13:16:00Z"/>
          <w:rFonts w:ascii="Times New Roman" w:eastAsia="Times New Roman" w:hAnsi="Times New Roman" w:cs="Times New Roman"/>
          <w:b/>
          <w:bCs/>
          <w:color w:val="4472C4"/>
          <w:sz w:val="32"/>
          <w:szCs w:val="32"/>
          <w:lang w:val="en-US"/>
        </w:rPr>
      </w:pPr>
    </w:p>
    <w:p w14:paraId="3B6C385C" w14:textId="77777777" w:rsidR="00AB29A3" w:rsidDel="00D15B07" w:rsidRDefault="00AB29A3" w:rsidP="002C4D22">
      <w:pPr>
        <w:spacing w:line="360" w:lineRule="auto"/>
        <w:jc w:val="center"/>
        <w:rPr>
          <w:del w:id="18" w:author="wondimu gebre" w:date="2019-09-26T13:16:00Z"/>
          <w:rFonts w:ascii="Times New Roman" w:eastAsia="Times New Roman" w:hAnsi="Times New Roman" w:cs="Times New Roman"/>
          <w:b/>
          <w:bCs/>
          <w:color w:val="4472C4"/>
          <w:sz w:val="32"/>
          <w:szCs w:val="32"/>
          <w:lang w:val="en-US"/>
        </w:rPr>
      </w:pPr>
    </w:p>
    <w:p w14:paraId="41BAEB87" w14:textId="77777777" w:rsidR="00AB29A3" w:rsidRDefault="00AB29A3" w:rsidP="00D15B07">
      <w:pPr>
        <w:spacing w:line="360" w:lineRule="auto"/>
        <w:rPr>
          <w:rFonts w:ascii="Times New Roman" w:eastAsia="Times New Roman" w:hAnsi="Times New Roman" w:cs="Times New Roman"/>
          <w:b/>
          <w:bCs/>
          <w:color w:val="4472C4"/>
          <w:sz w:val="32"/>
          <w:szCs w:val="32"/>
          <w:lang w:val="en-US"/>
        </w:rPr>
        <w:pPrChange w:id="19" w:author="wondimu gebre" w:date="2019-09-26T13:16:00Z">
          <w:pPr>
            <w:spacing w:line="360" w:lineRule="auto"/>
            <w:jc w:val="center"/>
          </w:pPr>
        </w:pPrChange>
      </w:pPr>
    </w:p>
    <w:p w14:paraId="3AEA662C" w14:textId="77777777" w:rsidR="00AB29A3" w:rsidRDefault="00AB29A3" w:rsidP="002C4D22">
      <w:pPr>
        <w:spacing w:line="360" w:lineRule="auto"/>
        <w:jc w:val="center"/>
        <w:rPr>
          <w:rFonts w:ascii="Times New Roman" w:eastAsia="Times New Roman" w:hAnsi="Times New Roman" w:cs="Times New Roman"/>
          <w:b/>
          <w:bCs/>
          <w:color w:val="4472C4"/>
          <w:sz w:val="32"/>
          <w:szCs w:val="32"/>
          <w:lang w:val="en-US"/>
        </w:rPr>
      </w:pPr>
    </w:p>
    <w:p w14:paraId="4D5E6E71" w14:textId="24A0A626" w:rsidR="00AB29A3" w:rsidDel="00D15B07" w:rsidRDefault="00AB29A3" w:rsidP="002C4D22">
      <w:pPr>
        <w:spacing w:line="360" w:lineRule="auto"/>
        <w:jc w:val="center"/>
        <w:rPr>
          <w:del w:id="20" w:author="wondimu gebre" w:date="2019-09-26T13:16:00Z"/>
          <w:rFonts w:ascii="Times New Roman" w:eastAsia="Times New Roman" w:hAnsi="Times New Roman" w:cs="Times New Roman"/>
          <w:b/>
          <w:bCs/>
          <w:color w:val="4472C4"/>
          <w:sz w:val="32"/>
          <w:szCs w:val="32"/>
          <w:lang w:val="en-US"/>
        </w:rPr>
      </w:pPr>
    </w:p>
    <w:p w14:paraId="3ABFB154" w14:textId="4212B3E1" w:rsidR="00AB29A3" w:rsidDel="00D15B07" w:rsidRDefault="00AB29A3" w:rsidP="002C4D22">
      <w:pPr>
        <w:spacing w:line="360" w:lineRule="auto"/>
        <w:jc w:val="center"/>
        <w:rPr>
          <w:del w:id="21" w:author="wondimu gebre" w:date="2019-09-26T13:16:00Z"/>
          <w:rFonts w:ascii="Times New Roman" w:eastAsia="Times New Roman" w:hAnsi="Times New Roman" w:cs="Times New Roman"/>
          <w:b/>
          <w:bCs/>
          <w:color w:val="4472C4"/>
          <w:sz w:val="32"/>
          <w:szCs w:val="32"/>
          <w:lang w:val="en-US"/>
        </w:rPr>
      </w:pPr>
    </w:p>
    <w:p w14:paraId="6702B9E8" w14:textId="77777777" w:rsidR="00363F7D" w:rsidRPr="00C6600C" w:rsidRDefault="00D56B2D" w:rsidP="002C4D22">
      <w:pPr>
        <w:spacing w:line="360" w:lineRule="auto"/>
        <w:jc w:val="center"/>
        <w:rPr>
          <w:rFonts w:ascii="Times New Roman" w:eastAsia="Times New Roman" w:hAnsi="Times New Roman" w:cs="Times New Roman"/>
          <w:b/>
          <w:bCs/>
          <w:color w:val="4472C4"/>
          <w:sz w:val="32"/>
          <w:szCs w:val="32"/>
          <w:lang w:val="en-US"/>
        </w:rPr>
      </w:pPr>
      <w:r w:rsidRPr="00C6600C">
        <w:rPr>
          <w:rFonts w:ascii="Times New Roman" w:eastAsia="Times New Roman" w:hAnsi="Times New Roman" w:cs="Times New Roman"/>
          <w:b/>
          <w:bCs/>
          <w:color w:val="4472C4"/>
          <w:sz w:val="32"/>
          <w:szCs w:val="32"/>
          <w:lang w:val="en-US"/>
        </w:rPr>
        <w:t>Set up document</w:t>
      </w:r>
    </w:p>
    <w:p w14:paraId="6EA2E3AD" w14:textId="77777777" w:rsidR="00D56B2D" w:rsidRPr="00D56B2D" w:rsidRDefault="00D56B2D" w:rsidP="00D56B2D">
      <w:pPr>
        <w:spacing w:line="360" w:lineRule="auto"/>
        <w:jc w:val="both"/>
        <w:rPr>
          <w:rFonts w:ascii="Times New Roman" w:eastAsia="Times New Roman" w:hAnsi="Times New Roman" w:cs="Times New Roman"/>
          <w:sz w:val="24"/>
          <w:szCs w:val="24"/>
          <w:lang w:val="en-US"/>
        </w:rPr>
      </w:pPr>
    </w:p>
    <w:p w14:paraId="7A056159" w14:textId="77777777" w:rsidR="00363F7D" w:rsidRPr="0043054C" w:rsidRDefault="00363F7D" w:rsidP="00D56B2D">
      <w:pPr>
        <w:spacing w:line="360" w:lineRule="auto"/>
        <w:jc w:val="both"/>
        <w:rPr>
          <w:rFonts w:ascii="Times New Roman" w:hAnsi="Times New Roman" w:cs="Times New Roman"/>
          <w:sz w:val="24"/>
          <w:szCs w:val="24"/>
          <w:lang w:val="en-US"/>
        </w:rPr>
      </w:pPr>
      <w:r w:rsidRPr="0043054C">
        <w:rPr>
          <w:rFonts w:ascii="Times New Roman" w:hAnsi="Times New Roman" w:cs="Times New Roman"/>
          <w:sz w:val="24"/>
          <w:szCs w:val="24"/>
          <w:lang w:val="en-US"/>
        </w:rPr>
        <w:t>This is a detailed document which provides information about the agreements made with the client, the most important situations all users will go through, an evaluation of the deliverables’ importance and the design of all our deliverables.</w:t>
      </w:r>
    </w:p>
    <w:p w14:paraId="3B749D20" w14:textId="77777777" w:rsidR="00363F7D" w:rsidRPr="0043054C" w:rsidRDefault="00363F7D" w:rsidP="00D56B2D">
      <w:pPr>
        <w:spacing w:line="360" w:lineRule="auto"/>
        <w:jc w:val="both"/>
        <w:rPr>
          <w:rFonts w:ascii="Times New Roman" w:hAnsi="Times New Roman" w:cs="Times New Roman"/>
          <w:color w:val="04617B"/>
          <w:sz w:val="24"/>
          <w:szCs w:val="24"/>
          <w:lang w:val="en-US"/>
        </w:rPr>
        <w:sectPr w:rsidR="00363F7D" w:rsidRPr="0043054C">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sectPr>
      </w:pPr>
    </w:p>
    <w:p w14:paraId="03BCAFF7"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bookmarkStart w:id="22" w:name="page2"/>
      <w:bookmarkEnd w:id="22"/>
    </w:p>
    <w:p w14:paraId="78B75A50" w14:textId="77777777" w:rsidR="00363F7D" w:rsidRPr="0043054C" w:rsidRDefault="00363F7D" w:rsidP="00D56B2D">
      <w:pPr>
        <w:spacing w:line="360" w:lineRule="auto"/>
        <w:jc w:val="both"/>
        <w:rPr>
          <w:rFonts w:ascii="Times New Roman" w:eastAsia="Cambria" w:hAnsi="Times New Roman" w:cs="Times New Roman"/>
          <w:b/>
          <w:color w:val="0B5294"/>
          <w:sz w:val="32"/>
          <w:szCs w:val="32"/>
          <w:lang w:val="en-US"/>
        </w:rPr>
      </w:pPr>
      <w:r w:rsidRPr="0043054C">
        <w:rPr>
          <w:rFonts w:ascii="Times New Roman" w:eastAsia="Cambria" w:hAnsi="Times New Roman" w:cs="Times New Roman"/>
          <w:b/>
          <w:color w:val="0B5294"/>
          <w:sz w:val="32"/>
          <w:szCs w:val="32"/>
          <w:lang w:val="en-US"/>
        </w:rPr>
        <w:t>Contents</w:t>
      </w:r>
    </w:p>
    <w:p w14:paraId="2D10A91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7334E00D" w14:textId="3575A08A" w:rsidR="00363F7D" w:rsidRPr="0043054C" w:rsidRDefault="00363F7D" w:rsidP="00D56B2D">
      <w:pPr>
        <w:tabs>
          <w:tab w:val="left" w:leader="dot" w:pos="9220"/>
        </w:tabs>
        <w:spacing w:line="360" w:lineRule="auto"/>
        <w:jc w:val="both"/>
        <w:rPr>
          <w:rFonts w:ascii="Times New Roman" w:hAnsi="Times New Roman" w:cs="Times New Roman"/>
          <w:sz w:val="24"/>
          <w:szCs w:val="24"/>
          <w:lang w:val="en-US"/>
        </w:rPr>
      </w:pPr>
      <w:hyperlink w:anchor="page3" w:history="1">
        <w:r w:rsidR="0043054C">
          <w:rPr>
            <w:rFonts w:ascii="Times New Roman" w:hAnsi="Times New Roman" w:cs="Times New Roman"/>
            <w:sz w:val="24"/>
            <w:szCs w:val="24"/>
            <w:lang w:val="en-US"/>
          </w:rPr>
          <w:t>1. Changes added to this  setup document</w:t>
        </w:r>
      </w:hyperlink>
      <w:r w:rsidRPr="0043054C">
        <w:rPr>
          <w:rFonts w:ascii="Times New Roman" w:hAnsi="Times New Roman" w:cs="Times New Roman"/>
          <w:sz w:val="24"/>
          <w:szCs w:val="24"/>
          <w:lang w:val="en-US"/>
        </w:rPr>
        <w:tab/>
      </w:r>
      <w:hyperlink w:anchor="page3" w:history="1">
        <w:r w:rsidRPr="0043054C">
          <w:rPr>
            <w:rFonts w:ascii="Times New Roman" w:hAnsi="Times New Roman" w:cs="Times New Roman"/>
            <w:sz w:val="24"/>
            <w:szCs w:val="24"/>
            <w:lang w:val="en-US"/>
          </w:rPr>
          <w:t>2</w:t>
        </w:r>
      </w:hyperlink>
    </w:p>
    <w:p w14:paraId="4E84521A"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454E8131" w14:textId="77777777" w:rsidR="00363F7D" w:rsidRPr="0043054C" w:rsidRDefault="00363F7D" w:rsidP="00D56B2D">
      <w:pPr>
        <w:tabs>
          <w:tab w:val="left" w:leader="dot" w:pos="9220"/>
        </w:tabs>
        <w:spacing w:line="360" w:lineRule="auto"/>
        <w:jc w:val="both"/>
        <w:rPr>
          <w:rFonts w:ascii="Times New Roman" w:hAnsi="Times New Roman" w:cs="Times New Roman"/>
          <w:sz w:val="24"/>
          <w:szCs w:val="24"/>
          <w:lang w:val="en-US"/>
        </w:rPr>
      </w:pPr>
      <w:hyperlink w:anchor="page3" w:history="1">
        <w:r w:rsidRPr="0043054C">
          <w:rPr>
            <w:rFonts w:ascii="Times New Roman" w:hAnsi="Times New Roman" w:cs="Times New Roman"/>
            <w:sz w:val="24"/>
            <w:szCs w:val="24"/>
            <w:lang w:val="en-US"/>
          </w:rPr>
          <w:t>2. Agreements made with the client</w:t>
        </w:r>
      </w:hyperlink>
      <w:r w:rsidRPr="0043054C">
        <w:rPr>
          <w:rFonts w:ascii="Times New Roman" w:hAnsi="Times New Roman" w:cs="Times New Roman"/>
          <w:sz w:val="24"/>
          <w:szCs w:val="24"/>
          <w:lang w:val="en-US"/>
        </w:rPr>
        <w:tab/>
      </w:r>
      <w:hyperlink w:anchor="page3" w:history="1">
        <w:r w:rsidRPr="0043054C">
          <w:rPr>
            <w:rFonts w:ascii="Times New Roman" w:hAnsi="Times New Roman" w:cs="Times New Roman"/>
            <w:sz w:val="24"/>
            <w:szCs w:val="24"/>
            <w:lang w:val="en-US"/>
          </w:rPr>
          <w:t>2</w:t>
        </w:r>
      </w:hyperlink>
    </w:p>
    <w:p w14:paraId="6FBF1528"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109B9000" w14:textId="77777777" w:rsidR="00363F7D" w:rsidRPr="0043054C" w:rsidRDefault="00363F7D" w:rsidP="00D56B2D">
      <w:pPr>
        <w:tabs>
          <w:tab w:val="left" w:leader="dot" w:pos="9220"/>
        </w:tabs>
        <w:spacing w:line="360" w:lineRule="auto"/>
        <w:jc w:val="both"/>
        <w:rPr>
          <w:rFonts w:ascii="Times New Roman" w:hAnsi="Times New Roman" w:cs="Times New Roman"/>
          <w:sz w:val="24"/>
          <w:szCs w:val="24"/>
          <w:lang w:val="en-US"/>
        </w:rPr>
      </w:pPr>
      <w:hyperlink w:anchor="page4" w:history="1">
        <w:r w:rsidRPr="0043054C">
          <w:rPr>
            <w:rFonts w:ascii="Times New Roman" w:hAnsi="Times New Roman" w:cs="Times New Roman"/>
            <w:sz w:val="24"/>
            <w:szCs w:val="24"/>
            <w:lang w:val="en-US"/>
          </w:rPr>
          <w:t>3. Processes</w:t>
        </w:r>
      </w:hyperlink>
      <w:r w:rsidRPr="0043054C">
        <w:rPr>
          <w:rFonts w:ascii="Times New Roman" w:hAnsi="Times New Roman" w:cs="Times New Roman"/>
          <w:sz w:val="24"/>
          <w:szCs w:val="24"/>
          <w:lang w:val="en-US"/>
        </w:rPr>
        <w:tab/>
      </w:r>
      <w:hyperlink w:anchor="page4" w:history="1">
        <w:r w:rsidRPr="0043054C">
          <w:rPr>
            <w:rFonts w:ascii="Times New Roman" w:hAnsi="Times New Roman" w:cs="Times New Roman"/>
            <w:sz w:val="24"/>
            <w:szCs w:val="24"/>
            <w:lang w:val="en-US"/>
          </w:rPr>
          <w:t>3</w:t>
        </w:r>
      </w:hyperlink>
    </w:p>
    <w:p w14:paraId="3AF01C34"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2876C651" w14:textId="22437D5A"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"page4"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3.1 </w:t>
      </w:r>
      <w:del w:id="23"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Buying a Ticket and Reserving a Camping Spot</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4" w:history="1">
        <w:r w:rsidRPr="0043054C">
          <w:rPr>
            <w:rFonts w:ascii="Times New Roman" w:hAnsi="Times New Roman" w:cs="Times New Roman"/>
            <w:sz w:val="24"/>
            <w:szCs w:val="24"/>
            <w:lang w:val="en-US"/>
          </w:rPr>
          <w:t>3</w:t>
        </w:r>
      </w:hyperlink>
    </w:p>
    <w:p w14:paraId="6FA2D994"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5581FFE5" w14:textId="59104433"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"page4"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3.2 </w:t>
      </w:r>
      <w:del w:id="24"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Selling Food and Drink</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4" w:history="1">
        <w:r w:rsidRPr="0043054C">
          <w:rPr>
            <w:rFonts w:ascii="Times New Roman" w:hAnsi="Times New Roman" w:cs="Times New Roman"/>
            <w:sz w:val="24"/>
            <w:szCs w:val="24"/>
            <w:lang w:val="en-US"/>
          </w:rPr>
          <w:t>3</w:t>
        </w:r>
      </w:hyperlink>
    </w:p>
    <w:p w14:paraId="7742DB37"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5AE0C3D1" w14:textId="2AB8351D"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"page5"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3.3 </w:t>
      </w:r>
      <w:del w:id="25"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Selling Souvenirs</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5" w:history="1">
        <w:r w:rsidRPr="0043054C">
          <w:rPr>
            <w:rFonts w:ascii="Times New Roman" w:hAnsi="Times New Roman" w:cs="Times New Roman"/>
            <w:sz w:val="24"/>
            <w:szCs w:val="24"/>
            <w:lang w:val="en-US"/>
          </w:rPr>
          <w:t>4</w:t>
        </w:r>
      </w:hyperlink>
    </w:p>
    <w:p w14:paraId="7BC5060F"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5086652F" w14:textId="0D983474"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"page6"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3.4 </w:t>
      </w:r>
      <w:del w:id="26"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Assigning Items for Loaning</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6" w:history="1">
        <w:r w:rsidRPr="0043054C">
          <w:rPr>
            <w:rFonts w:ascii="Times New Roman" w:hAnsi="Times New Roman" w:cs="Times New Roman"/>
            <w:sz w:val="24"/>
            <w:szCs w:val="24"/>
            <w:lang w:val="en-US"/>
          </w:rPr>
          <w:t>5</w:t>
        </w:r>
      </w:hyperlink>
    </w:p>
    <w:p w14:paraId="4EE4A01A"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33DEF218" w14:textId="44906300"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"page7"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3.5 </w:t>
      </w:r>
      <w:del w:id="27"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del>
      <w:r w:rsidRPr="0043054C">
        <w:rPr>
          <w:rFonts w:ascii="Times New Roman" w:hAnsi="Times New Roman" w:cs="Times New Roman"/>
          <w:sz w:val="24"/>
          <w:szCs w:val="24"/>
          <w:lang w:val="en-US"/>
        </w:rPr>
        <w:t xml:space="preserve"> Returning Loaned Items</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7" w:history="1">
        <w:r w:rsidRPr="0043054C">
          <w:rPr>
            <w:rFonts w:ascii="Times New Roman" w:hAnsi="Times New Roman" w:cs="Times New Roman"/>
            <w:sz w:val="24"/>
            <w:szCs w:val="24"/>
            <w:lang w:val="en-US"/>
          </w:rPr>
          <w:t>6</w:t>
        </w:r>
      </w:hyperlink>
    </w:p>
    <w:p w14:paraId="0AFA44BC"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3E2B94BF" w14:textId="3340D628"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"page7"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3.6 </w:t>
      </w:r>
      <w:del w:id="28" w:author="wondimu gebre" w:date="2019-09-26T13:45:00Z">
        <w:r w:rsidRPr="0043054C" w:rsidDel="00533644">
          <w:rPr>
            <w:rFonts w:ascii="Times New Roman" w:hAnsi="Times New Roman" w:cs="Times New Roman"/>
            <w:sz w:val="24"/>
            <w:szCs w:val="24"/>
            <w:lang w:val="en-US"/>
          </w:rPr>
          <w:delText xml:space="preserve">Use </w:delText>
        </w:r>
        <w:r w:rsidR="00503000"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 xml:space="preserve">Signing Visitors </w:t>
      </w:r>
      <w:del w:id="29" w:author="wondimu gebre" w:date="2019-09-26T13:45:00Z">
        <w:r w:rsidRPr="0043054C" w:rsidDel="00533644">
          <w:rPr>
            <w:rFonts w:ascii="Times New Roman" w:hAnsi="Times New Roman" w:cs="Times New Roman"/>
            <w:sz w:val="24"/>
            <w:szCs w:val="24"/>
            <w:lang w:val="en-US"/>
          </w:rPr>
          <w:delText>In</w:delText>
        </w:r>
      </w:del>
      <w:ins w:id="30" w:author="wondimu gebre" w:date="2019-09-26T13:45:00Z">
        <w:r w:rsidR="00533644" w:rsidRPr="0043054C">
          <w:rPr>
            <w:rFonts w:ascii="Times New Roman" w:hAnsi="Times New Roman" w:cs="Times New Roman"/>
            <w:sz w:val="24"/>
            <w:szCs w:val="24"/>
            <w:lang w:val="en-US"/>
          </w:rPr>
          <w:t>in</w:t>
        </w:r>
      </w:ins>
      <w:r w:rsidRPr="0043054C">
        <w:rPr>
          <w:rFonts w:ascii="Times New Roman" w:hAnsi="Times New Roman" w:cs="Times New Roman"/>
          <w:sz w:val="24"/>
          <w:szCs w:val="24"/>
          <w:lang w:val="en-US"/>
        </w:rPr>
        <w:t xml:space="preserve"> the Event Area</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7" w:history="1">
        <w:r w:rsidRPr="0043054C">
          <w:rPr>
            <w:rFonts w:ascii="Times New Roman" w:hAnsi="Times New Roman" w:cs="Times New Roman"/>
            <w:sz w:val="24"/>
            <w:szCs w:val="24"/>
            <w:lang w:val="en-US"/>
          </w:rPr>
          <w:t>6</w:t>
        </w:r>
      </w:hyperlink>
    </w:p>
    <w:p w14:paraId="28F642EC"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0A7221EB" w14:textId="77777777"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"page8"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3.7 </w:t>
      </w:r>
      <w:del w:id="31" w:author="wondimu gebre" w:date="2019-09-26T13:45:00Z">
        <w:r w:rsidRPr="0043054C" w:rsidDel="00533644">
          <w:rPr>
            <w:rFonts w:ascii="Times New Roman" w:hAnsi="Times New Roman" w:cs="Times New Roman"/>
            <w:sz w:val="24"/>
            <w:szCs w:val="24"/>
            <w:lang w:val="en-US"/>
          </w:rPr>
          <w:delText xml:space="preserve">Use </w:delText>
        </w:r>
        <w:r w:rsidR="00645BA3" w:rsidRPr="0043054C" w:rsidDel="00533644">
          <w:rPr>
            <w:rFonts w:ascii="Times New Roman" w:hAnsi="Times New Roman" w:cs="Times New Roman"/>
            <w:sz w:val="24"/>
            <w:szCs w:val="24"/>
            <w:lang w:val="en-US"/>
          </w:rPr>
          <w:delText>Case:</w:delText>
        </w:r>
      </w:del>
      <w:r w:rsidRPr="0043054C">
        <w:rPr>
          <w:rFonts w:ascii="Times New Roman" w:hAnsi="Times New Roman" w:cs="Times New Roman"/>
          <w:sz w:val="24"/>
          <w:szCs w:val="24"/>
          <w:lang w:val="en-US"/>
        </w:rPr>
        <w:t xml:space="preserve"> Visitor Entering the Event</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8" w:history="1">
        <w:r w:rsidRPr="0043054C">
          <w:rPr>
            <w:rFonts w:ascii="Times New Roman" w:hAnsi="Times New Roman" w:cs="Times New Roman"/>
            <w:sz w:val="24"/>
            <w:szCs w:val="24"/>
            <w:lang w:val="en-US"/>
          </w:rPr>
          <w:t>7</w:t>
        </w:r>
      </w:hyperlink>
    </w:p>
    <w:p w14:paraId="578BE11A"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2C478D25" w14:textId="77777777"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"page8"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3.8 </w:t>
      </w:r>
      <w:del w:id="32" w:author="wondimu gebre" w:date="2019-09-26T13:45:00Z">
        <w:r w:rsidRPr="0043054C" w:rsidDel="00533644">
          <w:rPr>
            <w:rFonts w:ascii="Times New Roman" w:hAnsi="Times New Roman" w:cs="Times New Roman"/>
            <w:sz w:val="24"/>
            <w:szCs w:val="24"/>
            <w:lang w:val="en-US"/>
          </w:rPr>
          <w:delText xml:space="preserve">Use </w:delText>
        </w:r>
        <w:r w:rsidR="00645BA3" w:rsidRPr="0043054C" w:rsidDel="00533644">
          <w:rPr>
            <w:rFonts w:ascii="Times New Roman" w:hAnsi="Times New Roman" w:cs="Times New Roman"/>
            <w:sz w:val="24"/>
            <w:szCs w:val="24"/>
            <w:lang w:val="en-US"/>
          </w:rPr>
          <w:delText>Case:</w:delText>
        </w:r>
        <w:r w:rsidRPr="0043054C" w:rsidDel="00533644">
          <w:rPr>
            <w:rFonts w:ascii="Times New Roman" w:hAnsi="Times New Roman" w:cs="Times New Roman"/>
            <w:sz w:val="24"/>
            <w:szCs w:val="24"/>
            <w:lang w:val="en-US"/>
          </w:rPr>
          <w:delText xml:space="preserve"> </w:delText>
        </w:r>
      </w:del>
      <w:r w:rsidRPr="0043054C">
        <w:rPr>
          <w:rFonts w:ascii="Times New Roman" w:hAnsi="Times New Roman" w:cs="Times New Roman"/>
          <w:sz w:val="24"/>
          <w:szCs w:val="24"/>
          <w:lang w:val="en-US"/>
        </w:rPr>
        <w:t>Visitor Leaving the Event Grounds</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8" w:history="1">
        <w:r w:rsidRPr="0043054C">
          <w:rPr>
            <w:rFonts w:ascii="Times New Roman" w:hAnsi="Times New Roman" w:cs="Times New Roman"/>
            <w:sz w:val="24"/>
            <w:szCs w:val="24"/>
            <w:lang w:val="en-US"/>
          </w:rPr>
          <w:t>7</w:t>
        </w:r>
      </w:hyperlink>
    </w:p>
    <w:p w14:paraId="4FFE9118"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74111896" w14:textId="77777777"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"page9"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 xml:space="preserve">3.9 </w:t>
      </w:r>
      <w:del w:id="33" w:author="wondimu gebre" w:date="2019-09-26T13:45:00Z">
        <w:r w:rsidRPr="0043054C" w:rsidDel="00D4483C">
          <w:rPr>
            <w:rFonts w:ascii="Times New Roman" w:hAnsi="Times New Roman" w:cs="Times New Roman"/>
            <w:sz w:val="24"/>
            <w:szCs w:val="24"/>
            <w:lang w:val="en-US"/>
          </w:rPr>
          <w:delText xml:space="preserve">Use Case: </w:delText>
        </w:r>
      </w:del>
      <w:r w:rsidRPr="0043054C">
        <w:rPr>
          <w:rFonts w:ascii="Times New Roman" w:hAnsi="Times New Roman" w:cs="Times New Roman"/>
          <w:sz w:val="24"/>
          <w:szCs w:val="24"/>
          <w:lang w:val="en-US"/>
        </w:rPr>
        <w:t>Returning to the Event</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9" w:history="1">
        <w:r w:rsidRPr="0043054C">
          <w:rPr>
            <w:rFonts w:ascii="Times New Roman" w:hAnsi="Times New Roman" w:cs="Times New Roman"/>
            <w:sz w:val="24"/>
            <w:szCs w:val="24"/>
            <w:lang w:val="en-US"/>
          </w:rPr>
          <w:t>8</w:t>
        </w:r>
      </w:hyperlink>
    </w:p>
    <w:p w14:paraId="4EE92EA6"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62AF6F65" w14:textId="77777777" w:rsidR="00363F7D" w:rsidRPr="0043054C"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43054C">
        <w:rPr>
          <w:rFonts w:ascii="Times New Roman" w:hAnsi="Times New Roman" w:cs="Times New Roman"/>
          <w:sz w:val="24"/>
          <w:szCs w:val="24"/>
        </w:rPr>
        <w:fldChar w:fldCharType="begin"/>
      </w:r>
      <w:r w:rsidRPr="0043054C">
        <w:rPr>
          <w:rFonts w:ascii="Times New Roman" w:hAnsi="Times New Roman" w:cs="Times New Roman"/>
          <w:sz w:val="24"/>
          <w:szCs w:val="24"/>
          <w:lang w:val="en-US"/>
        </w:rPr>
        <w:instrText xml:space="preserve"> HYPERLINK \l "page9" </w:instrText>
      </w:r>
      <w:r w:rsidRPr="0043054C">
        <w:rPr>
          <w:rFonts w:ascii="Times New Roman" w:hAnsi="Times New Roman" w:cs="Times New Roman"/>
          <w:sz w:val="24"/>
          <w:szCs w:val="24"/>
        </w:rPr>
        <w:fldChar w:fldCharType="separate"/>
      </w:r>
      <w:r w:rsidRPr="0043054C">
        <w:rPr>
          <w:rFonts w:ascii="Times New Roman" w:hAnsi="Times New Roman" w:cs="Times New Roman"/>
          <w:sz w:val="24"/>
          <w:szCs w:val="24"/>
          <w:lang w:val="en-US"/>
        </w:rPr>
        <w:t>3.10</w:t>
      </w:r>
      <w:del w:id="34" w:author="wondimu gebre" w:date="2019-09-26T13:46:00Z">
        <w:r w:rsidRPr="0043054C" w:rsidDel="00D4483C">
          <w:rPr>
            <w:rFonts w:ascii="Times New Roman" w:hAnsi="Times New Roman" w:cs="Times New Roman"/>
            <w:sz w:val="24"/>
            <w:szCs w:val="24"/>
            <w:lang w:val="en-US"/>
          </w:rPr>
          <w:delText xml:space="preserve"> U</w:delText>
        </w:r>
      </w:del>
      <w:del w:id="35" w:author="wondimu gebre" w:date="2019-09-26T13:45:00Z">
        <w:r w:rsidRPr="0043054C" w:rsidDel="00D4483C">
          <w:rPr>
            <w:rFonts w:ascii="Times New Roman" w:hAnsi="Times New Roman" w:cs="Times New Roman"/>
            <w:sz w:val="24"/>
            <w:szCs w:val="24"/>
            <w:lang w:val="en-US"/>
          </w:rPr>
          <w:delText>se Case:</w:delText>
        </w:r>
      </w:del>
      <w:r w:rsidRPr="0043054C">
        <w:rPr>
          <w:rFonts w:ascii="Times New Roman" w:hAnsi="Times New Roman" w:cs="Times New Roman"/>
          <w:sz w:val="24"/>
          <w:szCs w:val="24"/>
          <w:lang w:val="en-US"/>
        </w:rPr>
        <w:t xml:space="preserve"> Entering the Camping Area</w:t>
      </w:r>
      <w:r w:rsidRPr="0043054C">
        <w:rPr>
          <w:rFonts w:ascii="Times New Roman" w:hAnsi="Times New Roman" w:cs="Times New Roman"/>
          <w:sz w:val="24"/>
          <w:szCs w:val="24"/>
        </w:rPr>
        <w:fldChar w:fldCharType="end"/>
      </w:r>
      <w:r w:rsidRPr="0043054C">
        <w:rPr>
          <w:rFonts w:ascii="Times New Roman" w:hAnsi="Times New Roman" w:cs="Times New Roman"/>
          <w:sz w:val="24"/>
          <w:szCs w:val="24"/>
          <w:lang w:val="en-US"/>
        </w:rPr>
        <w:tab/>
      </w:r>
      <w:hyperlink w:anchor="page9" w:history="1">
        <w:r w:rsidRPr="0043054C">
          <w:rPr>
            <w:rFonts w:ascii="Times New Roman" w:hAnsi="Times New Roman" w:cs="Times New Roman"/>
            <w:sz w:val="24"/>
            <w:szCs w:val="24"/>
            <w:lang w:val="en-US"/>
          </w:rPr>
          <w:t>8</w:t>
        </w:r>
      </w:hyperlink>
    </w:p>
    <w:p w14:paraId="7F514E67" w14:textId="77777777" w:rsidR="00363F7D" w:rsidRPr="0043054C" w:rsidRDefault="00363F7D" w:rsidP="00D56B2D">
      <w:pPr>
        <w:spacing w:line="360" w:lineRule="auto"/>
        <w:jc w:val="both"/>
        <w:rPr>
          <w:rFonts w:ascii="Times New Roman" w:eastAsia="Times New Roman" w:hAnsi="Times New Roman" w:cs="Times New Roman"/>
          <w:sz w:val="24"/>
          <w:szCs w:val="24"/>
          <w:lang w:val="en-US"/>
        </w:rPr>
      </w:pPr>
    </w:p>
    <w:p w14:paraId="6D39C804" w14:textId="77777777" w:rsidR="00363F7D" w:rsidRPr="00D56B2D"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D56B2D">
        <w:rPr>
          <w:rFonts w:ascii="Times New Roman" w:hAnsi="Times New Roman" w:cs="Times New Roman"/>
          <w:sz w:val="24"/>
          <w:szCs w:val="24"/>
        </w:rPr>
        <w:fldChar w:fldCharType="begin"/>
      </w:r>
      <w:r w:rsidRPr="00D56B2D">
        <w:rPr>
          <w:rFonts w:ascii="Times New Roman" w:hAnsi="Times New Roman" w:cs="Times New Roman"/>
          <w:sz w:val="24"/>
          <w:szCs w:val="24"/>
          <w:lang w:val="en-US"/>
        </w:rPr>
        <w:instrText xml:space="preserve"> HYPERLINK \l "page9" </w:instrText>
      </w:r>
      <w:r w:rsidRPr="00D56B2D">
        <w:rPr>
          <w:rFonts w:ascii="Times New Roman" w:hAnsi="Times New Roman" w:cs="Times New Roman"/>
          <w:sz w:val="24"/>
          <w:szCs w:val="24"/>
        </w:rPr>
        <w:fldChar w:fldCharType="separate"/>
      </w:r>
      <w:r w:rsidRPr="00D56B2D">
        <w:rPr>
          <w:rFonts w:ascii="Times New Roman" w:hAnsi="Times New Roman" w:cs="Times New Roman"/>
          <w:sz w:val="24"/>
          <w:szCs w:val="24"/>
          <w:lang w:val="en-US"/>
        </w:rPr>
        <w:t>3.11</w:t>
      </w:r>
      <w:del w:id="36" w:author="wondimu gebre" w:date="2019-09-26T13:46:00Z">
        <w:r w:rsidRPr="00D56B2D" w:rsidDel="00D4483C">
          <w:rPr>
            <w:rFonts w:ascii="Times New Roman" w:hAnsi="Times New Roman" w:cs="Times New Roman"/>
            <w:sz w:val="24"/>
            <w:szCs w:val="24"/>
            <w:lang w:val="en-US"/>
          </w:rPr>
          <w:delText xml:space="preserve"> Use Case:</w:delText>
        </w:r>
      </w:del>
      <w:r w:rsidRPr="00D56B2D">
        <w:rPr>
          <w:rFonts w:ascii="Times New Roman" w:hAnsi="Times New Roman" w:cs="Times New Roman"/>
          <w:sz w:val="24"/>
          <w:szCs w:val="24"/>
          <w:lang w:val="en-US"/>
        </w:rPr>
        <w:t xml:space="preserve"> Exiting the Camping Area</w:t>
      </w:r>
      <w:r w:rsidRPr="00D56B2D">
        <w:rPr>
          <w:rFonts w:ascii="Times New Roman" w:hAnsi="Times New Roman" w:cs="Times New Roman"/>
          <w:sz w:val="24"/>
          <w:szCs w:val="24"/>
        </w:rPr>
        <w:fldChar w:fldCharType="end"/>
      </w:r>
      <w:r w:rsidRPr="00D56B2D">
        <w:rPr>
          <w:rFonts w:ascii="Times New Roman" w:hAnsi="Times New Roman" w:cs="Times New Roman"/>
          <w:sz w:val="24"/>
          <w:szCs w:val="24"/>
          <w:lang w:val="en-US"/>
        </w:rPr>
        <w:tab/>
      </w:r>
      <w:hyperlink w:anchor="page9" w:history="1">
        <w:r w:rsidRPr="00D56B2D">
          <w:rPr>
            <w:rFonts w:ascii="Times New Roman" w:hAnsi="Times New Roman" w:cs="Times New Roman"/>
            <w:sz w:val="24"/>
            <w:szCs w:val="24"/>
            <w:lang w:val="en-US"/>
          </w:rPr>
          <w:t>8</w:t>
        </w:r>
      </w:hyperlink>
    </w:p>
    <w:p w14:paraId="5CBB325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488362A" w14:textId="77777777" w:rsidR="00363F7D" w:rsidRPr="00D56B2D" w:rsidRDefault="00363F7D" w:rsidP="00D56B2D">
      <w:pPr>
        <w:tabs>
          <w:tab w:val="left" w:leader="dot" w:pos="9220"/>
        </w:tabs>
        <w:spacing w:line="360" w:lineRule="auto"/>
        <w:ind w:left="220"/>
        <w:jc w:val="both"/>
        <w:rPr>
          <w:rFonts w:ascii="Times New Roman" w:hAnsi="Times New Roman" w:cs="Times New Roman"/>
          <w:sz w:val="24"/>
          <w:szCs w:val="24"/>
          <w:lang w:val="en-US"/>
        </w:rPr>
      </w:pPr>
      <w:r w:rsidRPr="00D56B2D">
        <w:rPr>
          <w:rFonts w:ascii="Times New Roman" w:hAnsi="Times New Roman" w:cs="Times New Roman"/>
          <w:sz w:val="24"/>
          <w:szCs w:val="24"/>
        </w:rPr>
        <w:lastRenderedPageBreak/>
        <w:fldChar w:fldCharType="begin"/>
      </w:r>
      <w:r w:rsidRPr="00D56B2D">
        <w:rPr>
          <w:rFonts w:ascii="Times New Roman" w:hAnsi="Times New Roman" w:cs="Times New Roman"/>
          <w:sz w:val="24"/>
          <w:szCs w:val="24"/>
          <w:lang w:val="en-US"/>
        </w:rPr>
        <w:instrText xml:space="preserve"> HYPERLINK \l "page10" </w:instrText>
      </w:r>
      <w:r w:rsidRPr="00D56B2D">
        <w:rPr>
          <w:rFonts w:ascii="Times New Roman" w:hAnsi="Times New Roman" w:cs="Times New Roman"/>
          <w:sz w:val="24"/>
          <w:szCs w:val="24"/>
        </w:rPr>
        <w:fldChar w:fldCharType="separate"/>
      </w:r>
      <w:r w:rsidRPr="00D56B2D">
        <w:rPr>
          <w:rFonts w:ascii="Times New Roman" w:hAnsi="Times New Roman" w:cs="Times New Roman"/>
          <w:sz w:val="24"/>
          <w:szCs w:val="24"/>
          <w:lang w:val="en-US"/>
        </w:rPr>
        <w:t>3.12 U</w:t>
      </w:r>
      <w:del w:id="37" w:author="wondimu gebre" w:date="2019-09-26T13:46:00Z">
        <w:r w:rsidRPr="00D56B2D" w:rsidDel="00E07AEA">
          <w:rPr>
            <w:rFonts w:ascii="Times New Roman" w:hAnsi="Times New Roman" w:cs="Times New Roman"/>
            <w:sz w:val="24"/>
            <w:szCs w:val="24"/>
            <w:lang w:val="en-US"/>
          </w:rPr>
          <w:delText>se Case:</w:delText>
        </w:r>
      </w:del>
      <w:r w:rsidRPr="00D56B2D">
        <w:rPr>
          <w:rFonts w:ascii="Times New Roman" w:hAnsi="Times New Roman" w:cs="Times New Roman"/>
          <w:sz w:val="24"/>
          <w:szCs w:val="24"/>
          <w:lang w:val="en-US"/>
        </w:rPr>
        <w:t xml:space="preserve"> Using Dashboard</w:t>
      </w:r>
      <w:r w:rsidRPr="00D56B2D">
        <w:rPr>
          <w:rFonts w:ascii="Times New Roman" w:hAnsi="Times New Roman" w:cs="Times New Roman"/>
          <w:sz w:val="24"/>
          <w:szCs w:val="24"/>
        </w:rPr>
        <w:fldChar w:fldCharType="end"/>
      </w:r>
      <w:r w:rsidRPr="00D56B2D">
        <w:rPr>
          <w:rFonts w:ascii="Times New Roman" w:hAnsi="Times New Roman" w:cs="Times New Roman"/>
          <w:sz w:val="24"/>
          <w:szCs w:val="24"/>
          <w:lang w:val="en-US"/>
        </w:rPr>
        <w:tab/>
      </w:r>
      <w:hyperlink w:anchor="page10" w:history="1">
        <w:r w:rsidRPr="00D56B2D">
          <w:rPr>
            <w:rFonts w:ascii="Times New Roman" w:hAnsi="Times New Roman" w:cs="Times New Roman"/>
            <w:sz w:val="24"/>
            <w:szCs w:val="24"/>
            <w:lang w:val="en-US"/>
          </w:rPr>
          <w:t>9</w:t>
        </w:r>
      </w:hyperlink>
    </w:p>
    <w:p w14:paraId="48929FF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3C0F4469" w14:textId="77777777" w:rsidR="00363F7D" w:rsidRPr="00D56B2D" w:rsidRDefault="00363F7D" w:rsidP="00D56B2D">
      <w:pPr>
        <w:tabs>
          <w:tab w:val="left" w:leader="dot" w:pos="9220"/>
        </w:tabs>
        <w:spacing w:line="360" w:lineRule="auto"/>
        <w:jc w:val="both"/>
        <w:rPr>
          <w:rFonts w:ascii="Times New Roman" w:hAnsi="Times New Roman" w:cs="Times New Roman"/>
          <w:sz w:val="24"/>
          <w:szCs w:val="24"/>
          <w:lang w:val="en-US"/>
        </w:rPr>
      </w:pPr>
      <w:hyperlink w:anchor="page10" w:history="1">
        <w:r w:rsidRPr="00D56B2D">
          <w:rPr>
            <w:rFonts w:ascii="Times New Roman" w:hAnsi="Times New Roman" w:cs="Times New Roman"/>
            <w:sz w:val="24"/>
            <w:szCs w:val="24"/>
            <w:lang w:val="en-US"/>
          </w:rPr>
          <w:t>4. Functional Requirements</w:t>
        </w:r>
      </w:hyperlink>
      <w:r w:rsidRPr="00D56B2D">
        <w:rPr>
          <w:rFonts w:ascii="Times New Roman" w:hAnsi="Times New Roman" w:cs="Times New Roman"/>
          <w:sz w:val="24"/>
          <w:szCs w:val="24"/>
          <w:lang w:val="en-US"/>
        </w:rPr>
        <w:tab/>
      </w:r>
      <w:hyperlink w:anchor="page10" w:history="1">
        <w:r w:rsidRPr="00D56B2D">
          <w:rPr>
            <w:rFonts w:ascii="Times New Roman" w:hAnsi="Times New Roman" w:cs="Times New Roman"/>
            <w:sz w:val="24"/>
            <w:szCs w:val="24"/>
            <w:lang w:val="en-US"/>
          </w:rPr>
          <w:t>9</w:t>
        </w:r>
      </w:hyperlink>
    </w:p>
    <w:p w14:paraId="30C031C8"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842A3FD" w14:textId="77777777" w:rsidR="00363F7D" w:rsidRPr="00D56B2D" w:rsidRDefault="00363F7D" w:rsidP="00D56B2D">
      <w:pPr>
        <w:tabs>
          <w:tab w:val="left" w:leader="dot" w:pos="9220"/>
        </w:tabs>
        <w:spacing w:line="360" w:lineRule="auto"/>
        <w:ind w:left="220"/>
        <w:jc w:val="both"/>
        <w:rPr>
          <w:rFonts w:ascii="Times New Roman" w:hAnsi="Times New Roman" w:cs="Times New Roman"/>
          <w:sz w:val="24"/>
          <w:szCs w:val="24"/>
          <w:lang w:val="en-US"/>
        </w:rPr>
      </w:pPr>
      <w:hyperlink w:anchor="page10" w:history="1">
        <w:r w:rsidRPr="00D56B2D">
          <w:rPr>
            <w:rFonts w:ascii="Times New Roman" w:hAnsi="Times New Roman" w:cs="Times New Roman"/>
            <w:sz w:val="24"/>
            <w:szCs w:val="24"/>
            <w:lang w:val="en-US"/>
          </w:rPr>
          <w:t>4.1 MoSCoW</w:t>
        </w:r>
      </w:hyperlink>
      <w:r w:rsidRPr="00D56B2D">
        <w:rPr>
          <w:rFonts w:ascii="Times New Roman" w:hAnsi="Times New Roman" w:cs="Times New Roman"/>
          <w:sz w:val="24"/>
          <w:szCs w:val="24"/>
          <w:lang w:val="en-US"/>
        </w:rPr>
        <w:tab/>
      </w:r>
      <w:hyperlink w:anchor="page10" w:history="1">
        <w:r w:rsidRPr="00D56B2D">
          <w:rPr>
            <w:rFonts w:ascii="Times New Roman" w:hAnsi="Times New Roman" w:cs="Times New Roman"/>
            <w:sz w:val="24"/>
            <w:szCs w:val="24"/>
            <w:lang w:val="en-US"/>
          </w:rPr>
          <w:t>9</w:t>
        </w:r>
      </w:hyperlink>
    </w:p>
    <w:p w14:paraId="0F9A150D"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5265C08" w14:textId="77777777" w:rsidR="00363F7D" w:rsidRPr="00D56B2D" w:rsidRDefault="00363F7D" w:rsidP="00D56B2D">
      <w:pPr>
        <w:tabs>
          <w:tab w:val="left" w:leader="dot" w:pos="9100"/>
        </w:tabs>
        <w:spacing w:line="360" w:lineRule="auto"/>
        <w:jc w:val="both"/>
        <w:rPr>
          <w:rFonts w:ascii="Times New Roman" w:hAnsi="Times New Roman" w:cs="Times New Roman"/>
          <w:sz w:val="24"/>
          <w:szCs w:val="24"/>
          <w:lang w:val="en-US"/>
        </w:rPr>
      </w:pPr>
      <w:hyperlink w:anchor="page11" w:history="1">
        <w:r w:rsidRPr="00D56B2D">
          <w:rPr>
            <w:rFonts w:ascii="Times New Roman" w:hAnsi="Times New Roman" w:cs="Times New Roman"/>
            <w:sz w:val="24"/>
            <w:szCs w:val="24"/>
            <w:lang w:val="en-US"/>
          </w:rPr>
          <w:t>5. Applications GUI</w:t>
        </w:r>
      </w:hyperlink>
      <w:r w:rsidRPr="00D56B2D">
        <w:rPr>
          <w:rFonts w:ascii="Times New Roman" w:hAnsi="Times New Roman" w:cs="Times New Roman"/>
          <w:sz w:val="24"/>
          <w:szCs w:val="24"/>
          <w:lang w:val="en-US"/>
        </w:rPr>
        <w:tab/>
      </w:r>
      <w:hyperlink w:anchor="page11" w:history="1">
        <w:r w:rsidRPr="00D56B2D">
          <w:rPr>
            <w:rFonts w:ascii="Times New Roman" w:hAnsi="Times New Roman" w:cs="Times New Roman"/>
            <w:sz w:val="24"/>
            <w:szCs w:val="24"/>
            <w:lang w:val="en-US"/>
          </w:rPr>
          <w:t>10</w:t>
        </w:r>
      </w:hyperlink>
    </w:p>
    <w:p w14:paraId="4BA55D3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1F71886"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2" w:history="1">
        <w:r w:rsidRPr="00D56B2D">
          <w:rPr>
            <w:rFonts w:ascii="Times New Roman" w:hAnsi="Times New Roman" w:cs="Times New Roman"/>
            <w:sz w:val="24"/>
            <w:szCs w:val="24"/>
            <w:lang w:val="en-US"/>
          </w:rPr>
          <w:t>5.1 Check in application</w:t>
        </w:r>
      </w:hyperlink>
      <w:r w:rsidRPr="00D56B2D">
        <w:rPr>
          <w:rFonts w:ascii="Times New Roman" w:hAnsi="Times New Roman" w:cs="Times New Roman"/>
          <w:sz w:val="24"/>
          <w:szCs w:val="24"/>
          <w:lang w:val="en-US"/>
        </w:rPr>
        <w:tab/>
      </w:r>
      <w:hyperlink w:anchor="page12" w:history="1">
        <w:r w:rsidRPr="00D56B2D">
          <w:rPr>
            <w:rFonts w:ascii="Times New Roman" w:hAnsi="Times New Roman" w:cs="Times New Roman"/>
            <w:sz w:val="24"/>
            <w:szCs w:val="24"/>
            <w:lang w:val="en-US"/>
          </w:rPr>
          <w:t>11</w:t>
        </w:r>
      </w:hyperlink>
    </w:p>
    <w:p w14:paraId="1F748FF8"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5C3D4EA"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3" w:history="1">
        <w:r w:rsidRPr="00D56B2D">
          <w:rPr>
            <w:rFonts w:ascii="Times New Roman" w:hAnsi="Times New Roman" w:cs="Times New Roman"/>
            <w:sz w:val="24"/>
            <w:szCs w:val="24"/>
            <w:lang w:val="en-US"/>
          </w:rPr>
          <w:t>5.2 Check out application</w:t>
        </w:r>
      </w:hyperlink>
      <w:r w:rsidRPr="00D56B2D">
        <w:rPr>
          <w:rFonts w:ascii="Times New Roman" w:hAnsi="Times New Roman" w:cs="Times New Roman"/>
          <w:sz w:val="24"/>
          <w:szCs w:val="24"/>
          <w:lang w:val="en-US"/>
        </w:rPr>
        <w:tab/>
      </w:r>
      <w:hyperlink w:anchor="page13" w:history="1">
        <w:r w:rsidRPr="00D56B2D">
          <w:rPr>
            <w:rFonts w:ascii="Times New Roman" w:hAnsi="Times New Roman" w:cs="Times New Roman"/>
            <w:sz w:val="24"/>
            <w:szCs w:val="24"/>
            <w:lang w:val="en-US"/>
          </w:rPr>
          <w:t>12</w:t>
        </w:r>
      </w:hyperlink>
    </w:p>
    <w:p w14:paraId="54CBFB36"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3071172B"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3" w:history="1">
        <w:r w:rsidRPr="00D56B2D">
          <w:rPr>
            <w:rFonts w:ascii="Times New Roman" w:hAnsi="Times New Roman" w:cs="Times New Roman"/>
            <w:sz w:val="24"/>
            <w:szCs w:val="24"/>
            <w:lang w:val="en-US"/>
          </w:rPr>
          <w:t>5.3 Entrance application</w:t>
        </w:r>
      </w:hyperlink>
      <w:r w:rsidRPr="00D56B2D">
        <w:rPr>
          <w:rFonts w:ascii="Times New Roman" w:hAnsi="Times New Roman" w:cs="Times New Roman"/>
          <w:sz w:val="24"/>
          <w:szCs w:val="24"/>
          <w:lang w:val="en-US"/>
        </w:rPr>
        <w:tab/>
      </w:r>
      <w:hyperlink w:anchor="page13" w:history="1">
        <w:r w:rsidRPr="00D56B2D">
          <w:rPr>
            <w:rFonts w:ascii="Times New Roman" w:hAnsi="Times New Roman" w:cs="Times New Roman"/>
            <w:sz w:val="24"/>
            <w:szCs w:val="24"/>
            <w:lang w:val="en-US"/>
          </w:rPr>
          <w:t>12</w:t>
        </w:r>
      </w:hyperlink>
    </w:p>
    <w:p w14:paraId="7D928A3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79CD1F4B"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3" w:history="1">
        <w:r w:rsidRPr="00D56B2D">
          <w:rPr>
            <w:rFonts w:ascii="Times New Roman" w:hAnsi="Times New Roman" w:cs="Times New Roman"/>
            <w:sz w:val="24"/>
            <w:szCs w:val="24"/>
            <w:lang w:val="en-US"/>
          </w:rPr>
          <w:t>5.4 Exit application</w:t>
        </w:r>
      </w:hyperlink>
      <w:r w:rsidRPr="00D56B2D">
        <w:rPr>
          <w:rFonts w:ascii="Times New Roman" w:hAnsi="Times New Roman" w:cs="Times New Roman"/>
          <w:sz w:val="24"/>
          <w:szCs w:val="24"/>
          <w:lang w:val="en-US"/>
        </w:rPr>
        <w:tab/>
      </w:r>
      <w:hyperlink w:anchor="page13" w:history="1">
        <w:r w:rsidRPr="00D56B2D">
          <w:rPr>
            <w:rFonts w:ascii="Times New Roman" w:hAnsi="Times New Roman" w:cs="Times New Roman"/>
            <w:sz w:val="24"/>
            <w:szCs w:val="24"/>
            <w:lang w:val="en-US"/>
          </w:rPr>
          <w:t>12</w:t>
        </w:r>
      </w:hyperlink>
    </w:p>
    <w:p w14:paraId="4D366CD1"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3BF96F68"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4" w:history="1">
        <w:r w:rsidRPr="00D56B2D">
          <w:rPr>
            <w:rFonts w:ascii="Times New Roman" w:hAnsi="Times New Roman" w:cs="Times New Roman"/>
            <w:sz w:val="24"/>
            <w:szCs w:val="24"/>
            <w:lang w:val="en-US"/>
          </w:rPr>
          <w:t>5.5 Loan shop application</w:t>
        </w:r>
      </w:hyperlink>
      <w:r w:rsidRPr="00D56B2D">
        <w:rPr>
          <w:rFonts w:ascii="Times New Roman" w:hAnsi="Times New Roman" w:cs="Times New Roman"/>
          <w:sz w:val="24"/>
          <w:szCs w:val="24"/>
          <w:lang w:val="en-US"/>
        </w:rPr>
        <w:tab/>
      </w:r>
      <w:hyperlink w:anchor="page14" w:history="1">
        <w:r w:rsidRPr="00D56B2D">
          <w:rPr>
            <w:rFonts w:ascii="Times New Roman" w:hAnsi="Times New Roman" w:cs="Times New Roman"/>
            <w:sz w:val="24"/>
            <w:szCs w:val="24"/>
            <w:lang w:val="en-US"/>
          </w:rPr>
          <w:t>13</w:t>
        </w:r>
      </w:hyperlink>
    </w:p>
    <w:p w14:paraId="6B33CEA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3D8CEA9D"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6" w:history="1">
        <w:r w:rsidRPr="00D56B2D">
          <w:rPr>
            <w:rFonts w:ascii="Times New Roman" w:hAnsi="Times New Roman" w:cs="Times New Roman"/>
            <w:sz w:val="24"/>
            <w:szCs w:val="24"/>
            <w:lang w:val="en-US"/>
          </w:rPr>
          <w:t>5.6 Food shop application</w:t>
        </w:r>
      </w:hyperlink>
      <w:r w:rsidRPr="00D56B2D">
        <w:rPr>
          <w:rFonts w:ascii="Times New Roman" w:hAnsi="Times New Roman" w:cs="Times New Roman"/>
          <w:sz w:val="24"/>
          <w:szCs w:val="24"/>
          <w:lang w:val="en-US"/>
        </w:rPr>
        <w:tab/>
      </w:r>
      <w:hyperlink w:anchor="page16" w:history="1">
        <w:r w:rsidRPr="00D56B2D">
          <w:rPr>
            <w:rFonts w:ascii="Times New Roman" w:hAnsi="Times New Roman" w:cs="Times New Roman"/>
            <w:sz w:val="24"/>
            <w:szCs w:val="24"/>
            <w:lang w:val="en-US"/>
          </w:rPr>
          <w:t>15</w:t>
        </w:r>
      </w:hyperlink>
    </w:p>
    <w:p w14:paraId="6211572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4E4A9139"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7" w:history="1">
        <w:r w:rsidRPr="00D56B2D">
          <w:rPr>
            <w:rFonts w:ascii="Times New Roman" w:hAnsi="Times New Roman" w:cs="Times New Roman"/>
            <w:sz w:val="24"/>
            <w:szCs w:val="24"/>
            <w:lang w:val="en-US"/>
          </w:rPr>
          <w:t>5.7 Souvenir shop application</w:t>
        </w:r>
      </w:hyperlink>
      <w:r w:rsidRPr="00D56B2D">
        <w:rPr>
          <w:rFonts w:ascii="Times New Roman" w:hAnsi="Times New Roman" w:cs="Times New Roman"/>
          <w:sz w:val="24"/>
          <w:szCs w:val="24"/>
          <w:lang w:val="en-US"/>
        </w:rPr>
        <w:tab/>
      </w:r>
      <w:hyperlink w:anchor="page17" w:history="1">
        <w:r w:rsidRPr="00D56B2D">
          <w:rPr>
            <w:rFonts w:ascii="Times New Roman" w:hAnsi="Times New Roman" w:cs="Times New Roman"/>
            <w:sz w:val="24"/>
            <w:szCs w:val="24"/>
            <w:lang w:val="en-US"/>
          </w:rPr>
          <w:t>16</w:t>
        </w:r>
      </w:hyperlink>
    </w:p>
    <w:p w14:paraId="1DB207C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1E24A58"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8" w:history="1">
        <w:r w:rsidRPr="00D56B2D">
          <w:rPr>
            <w:rFonts w:ascii="Times New Roman" w:hAnsi="Times New Roman" w:cs="Times New Roman"/>
            <w:sz w:val="24"/>
            <w:szCs w:val="24"/>
            <w:lang w:val="en-US"/>
          </w:rPr>
          <w:t>5.8 Camping entrance application</w:t>
        </w:r>
      </w:hyperlink>
      <w:r w:rsidRPr="00D56B2D">
        <w:rPr>
          <w:rFonts w:ascii="Times New Roman" w:hAnsi="Times New Roman" w:cs="Times New Roman"/>
          <w:sz w:val="24"/>
          <w:szCs w:val="24"/>
          <w:lang w:val="en-US"/>
        </w:rPr>
        <w:tab/>
      </w:r>
      <w:hyperlink w:anchor="page18" w:history="1">
        <w:r w:rsidRPr="00D56B2D">
          <w:rPr>
            <w:rFonts w:ascii="Times New Roman" w:hAnsi="Times New Roman" w:cs="Times New Roman"/>
            <w:sz w:val="24"/>
            <w:szCs w:val="24"/>
            <w:lang w:val="en-US"/>
          </w:rPr>
          <w:t>17</w:t>
        </w:r>
      </w:hyperlink>
    </w:p>
    <w:p w14:paraId="714AEA02"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620038F9"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8" w:history="1">
        <w:r w:rsidRPr="00D56B2D">
          <w:rPr>
            <w:rFonts w:ascii="Times New Roman" w:hAnsi="Times New Roman" w:cs="Times New Roman"/>
            <w:sz w:val="24"/>
            <w:szCs w:val="24"/>
            <w:lang w:val="en-US"/>
          </w:rPr>
          <w:t>5.9 Camping exit application</w:t>
        </w:r>
      </w:hyperlink>
      <w:r w:rsidRPr="00D56B2D">
        <w:rPr>
          <w:rFonts w:ascii="Times New Roman" w:hAnsi="Times New Roman" w:cs="Times New Roman"/>
          <w:sz w:val="24"/>
          <w:szCs w:val="24"/>
          <w:lang w:val="en-US"/>
        </w:rPr>
        <w:tab/>
      </w:r>
      <w:hyperlink w:anchor="page18" w:history="1">
        <w:r w:rsidRPr="00D56B2D">
          <w:rPr>
            <w:rFonts w:ascii="Times New Roman" w:hAnsi="Times New Roman" w:cs="Times New Roman"/>
            <w:sz w:val="24"/>
            <w:szCs w:val="24"/>
            <w:lang w:val="en-US"/>
          </w:rPr>
          <w:t>17</w:t>
        </w:r>
      </w:hyperlink>
    </w:p>
    <w:p w14:paraId="3D96982D"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558C984" w14:textId="77777777" w:rsidR="00363F7D" w:rsidRPr="00D56B2D" w:rsidRDefault="00363F7D" w:rsidP="00FF5CB6">
      <w:pPr>
        <w:tabs>
          <w:tab w:val="left" w:leader="dot" w:pos="9100"/>
        </w:tabs>
        <w:spacing w:line="360" w:lineRule="auto"/>
        <w:ind w:left="22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hyperlink w:anchor="page18" w:history="1">
        <w:r w:rsidRPr="00D56B2D">
          <w:rPr>
            <w:rFonts w:ascii="Times New Roman" w:hAnsi="Times New Roman" w:cs="Times New Roman"/>
            <w:sz w:val="24"/>
            <w:szCs w:val="24"/>
            <w:lang w:val="en-US"/>
          </w:rPr>
          <w:t>5.10 ATM application</w:t>
        </w:r>
      </w:hyperlink>
      <w:r w:rsidRPr="00D56B2D">
        <w:rPr>
          <w:rFonts w:ascii="Times New Roman" w:hAnsi="Times New Roman" w:cs="Times New Roman"/>
          <w:sz w:val="24"/>
          <w:szCs w:val="24"/>
          <w:lang w:val="en-US"/>
        </w:rPr>
        <w:tab/>
      </w:r>
      <w:hyperlink w:anchor="page18" w:history="1">
        <w:r w:rsidRPr="00D56B2D">
          <w:rPr>
            <w:rFonts w:ascii="Times New Roman" w:hAnsi="Times New Roman" w:cs="Times New Roman"/>
            <w:sz w:val="24"/>
            <w:szCs w:val="24"/>
            <w:lang w:val="en-US"/>
          </w:rPr>
          <w:t>17</w:t>
        </w:r>
      </w:hyperlink>
    </w:p>
    <w:p w14:paraId="4A37BE9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bookmarkStart w:id="38" w:name="page3"/>
      <w:bookmarkEnd w:id="38"/>
    </w:p>
    <w:p w14:paraId="5798A24B" w14:textId="77777777" w:rsidR="00363F7D" w:rsidRPr="00D56B2D" w:rsidRDefault="00363F7D" w:rsidP="00392FF6">
      <w:pPr>
        <w:tabs>
          <w:tab w:val="left" w:leader="dot" w:pos="9100"/>
        </w:tabs>
        <w:spacing w:line="360" w:lineRule="auto"/>
        <w:jc w:val="both"/>
        <w:rPr>
          <w:rFonts w:ascii="Times New Roman" w:hAnsi="Times New Roman" w:cs="Times New Roman"/>
          <w:sz w:val="24"/>
          <w:szCs w:val="24"/>
          <w:lang w:val="en-US"/>
        </w:rPr>
      </w:pPr>
      <w:hyperlink w:anchor="page19" w:history="1">
        <w:r w:rsidRPr="00D56B2D">
          <w:rPr>
            <w:rFonts w:ascii="Times New Roman" w:hAnsi="Times New Roman" w:cs="Times New Roman"/>
            <w:sz w:val="24"/>
            <w:szCs w:val="24"/>
            <w:lang w:val="en-US"/>
          </w:rPr>
          <w:t>5.11 Login application</w:t>
        </w:r>
      </w:hyperlink>
      <w:r w:rsidRPr="00D56B2D">
        <w:rPr>
          <w:rFonts w:ascii="Times New Roman" w:hAnsi="Times New Roman" w:cs="Times New Roman"/>
          <w:sz w:val="24"/>
          <w:szCs w:val="24"/>
          <w:lang w:val="en-US"/>
        </w:rPr>
        <w:tab/>
      </w:r>
      <w:hyperlink w:anchor="page19" w:history="1">
        <w:r w:rsidRPr="00D56B2D">
          <w:rPr>
            <w:rFonts w:ascii="Times New Roman" w:hAnsi="Times New Roman" w:cs="Times New Roman"/>
            <w:sz w:val="24"/>
            <w:szCs w:val="24"/>
            <w:lang w:val="en-US"/>
          </w:rPr>
          <w:t>18</w:t>
        </w:r>
      </w:hyperlink>
    </w:p>
    <w:p w14:paraId="1596EA7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9AEB60B" w14:textId="77777777" w:rsidR="00363F7D" w:rsidRPr="00D56B2D" w:rsidRDefault="00363F7D" w:rsidP="00D56B2D">
      <w:pPr>
        <w:tabs>
          <w:tab w:val="left" w:leader="dot" w:pos="9100"/>
        </w:tabs>
        <w:spacing w:line="360" w:lineRule="auto"/>
        <w:jc w:val="both"/>
        <w:rPr>
          <w:rFonts w:ascii="Times New Roman" w:hAnsi="Times New Roman" w:cs="Times New Roman"/>
          <w:sz w:val="24"/>
          <w:szCs w:val="24"/>
          <w:lang w:val="en-US"/>
        </w:rPr>
      </w:pPr>
      <w:hyperlink w:anchor="page19" w:history="1">
        <w:r w:rsidRPr="00D56B2D">
          <w:rPr>
            <w:rFonts w:ascii="Times New Roman" w:hAnsi="Times New Roman" w:cs="Times New Roman"/>
            <w:sz w:val="24"/>
            <w:szCs w:val="24"/>
            <w:lang w:val="en-US"/>
          </w:rPr>
          <w:t>6.Website Wireframe</w:t>
        </w:r>
      </w:hyperlink>
      <w:r w:rsidRPr="00D56B2D">
        <w:rPr>
          <w:rFonts w:ascii="Times New Roman" w:hAnsi="Times New Roman" w:cs="Times New Roman"/>
          <w:sz w:val="24"/>
          <w:szCs w:val="24"/>
          <w:lang w:val="en-US"/>
        </w:rPr>
        <w:tab/>
      </w:r>
      <w:hyperlink w:anchor="page19" w:history="1">
        <w:r w:rsidRPr="00D56B2D">
          <w:rPr>
            <w:rFonts w:ascii="Times New Roman" w:hAnsi="Times New Roman" w:cs="Times New Roman"/>
            <w:sz w:val="24"/>
            <w:szCs w:val="24"/>
            <w:lang w:val="en-US"/>
          </w:rPr>
          <w:t>18</w:t>
        </w:r>
      </w:hyperlink>
    </w:p>
    <w:p w14:paraId="1E8AAEC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495F8F30"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19" w:history="1">
        <w:r w:rsidRPr="00D56B2D">
          <w:rPr>
            <w:rFonts w:ascii="Times New Roman" w:hAnsi="Times New Roman" w:cs="Times New Roman"/>
            <w:sz w:val="24"/>
            <w:szCs w:val="24"/>
            <w:lang w:val="en-US"/>
          </w:rPr>
          <w:t>6.1 BUY TICKETS Page</w:t>
        </w:r>
      </w:hyperlink>
      <w:r w:rsidRPr="00D56B2D">
        <w:rPr>
          <w:rFonts w:ascii="Times New Roman" w:hAnsi="Times New Roman" w:cs="Times New Roman"/>
          <w:sz w:val="24"/>
          <w:szCs w:val="24"/>
          <w:lang w:val="en-US"/>
        </w:rPr>
        <w:tab/>
      </w:r>
      <w:hyperlink w:anchor="page19" w:history="1">
        <w:r w:rsidRPr="00D56B2D">
          <w:rPr>
            <w:rFonts w:ascii="Times New Roman" w:hAnsi="Times New Roman" w:cs="Times New Roman"/>
            <w:sz w:val="24"/>
            <w:szCs w:val="24"/>
            <w:lang w:val="en-US"/>
          </w:rPr>
          <w:t>18</w:t>
        </w:r>
      </w:hyperlink>
    </w:p>
    <w:p w14:paraId="7204F32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42F24E9B"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21" w:history="1">
        <w:r w:rsidRPr="00D56B2D">
          <w:rPr>
            <w:rFonts w:ascii="Times New Roman" w:hAnsi="Times New Roman" w:cs="Times New Roman"/>
            <w:sz w:val="24"/>
            <w:szCs w:val="24"/>
            <w:lang w:val="en-US"/>
          </w:rPr>
          <w:t>6.2 VENUE Page</w:t>
        </w:r>
      </w:hyperlink>
      <w:r w:rsidRPr="00D56B2D">
        <w:rPr>
          <w:rFonts w:ascii="Times New Roman" w:hAnsi="Times New Roman" w:cs="Times New Roman"/>
          <w:sz w:val="24"/>
          <w:szCs w:val="24"/>
          <w:lang w:val="en-US"/>
        </w:rPr>
        <w:tab/>
      </w:r>
      <w:hyperlink w:anchor="page21" w:history="1">
        <w:r w:rsidRPr="00D56B2D">
          <w:rPr>
            <w:rFonts w:ascii="Times New Roman" w:hAnsi="Times New Roman" w:cs="Times New Roman"/>
            <w:sz w:val="24"/>
            <w:szCs w:val="24"/>
            <w:lang w:val="en-US"/>
          </w:rPr>
          <w:t>20</w:t>
        </w:r>
      </w:hyperlink>
    </w:p>
    <w:p w14:paraId="64BE65F3"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775A0CB7"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lang w:val="en-US"/>
        </w:rPr>
      </w:pPr>
      <w:hyperlink w:anchor="page22" w:history="1">
        <w:r w:rsidRPr="00D56B2D">
          <w:rPr>
            <w:rFonts w:ascii="Times New Roman" w:hAnsi="Times New Roman" w:cs="Times New Roman"/>
            <w:sz w:val="24"/>
            <w:szCs w:val="24"/>
            <w:lang w:val="en-US"/>
          </w:rPr>
          <w:t>6.3 TERMS &amp; CONDITION Page</w:t>
        </w:r>
      </w:hyperlink>
      <w:r w:rsidRPr="00D56B2D">
        <w:rPr>
          <w:rFonts w:ascii="Times New Roman" w:hAnsi="Times New Roman" w:cs="Times New Roman"/>
          <w:sz w:val="24"/>
          <w:szCs w:val="24"/>
          <w:lang w:val="en-US"/>
        </w:rPr>
        <w:tab/>
      </w:r>
      <w:hyperlink w:anchor="page22" w:history="1">
        <w:r w:rsidRPr="00D56B2D">
          <w:rPr>
            <w:rFonts w:ascii="Times New Roman" w:hAnsi="Times New Roman" w:cs="Times New Roman"/>
            <w:sz w:val="24"/>
            <w:szCs w:val="24"/>
            <w:lang w:val="en-US"/>
          </w:rPr>
          <w:t>21</w:t>
        </w:r>
      </w:hyperlink>
    </w:p>
    <w:p w14:paraId="54A6C8D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D737311" w14:textId="77777777" w:rsidR="00363F7D" w:rsidRPr="00D56B2D" w:rsidRDefault="00363F7D" w:rsidP="00D56B2D">
      <w:pPr>
        <w:tabs>
          <w:tab w:val="left" w:leader="dot" w:pos="9100"/>
        </w:tabs>
        <w:spacing w:line="360" w:lineRule="auto"/>
        <w:ind w:left="220"/>
        <w:jc w:val="both"/>
        <w:rPr>
          <w:rFonts w:ascii="Times New Roman" w:hAnsi="Times New Roman" w:cs="Times New Roman"/>
          <w:sz w:val="24"/>
          <w:szCs w:val="24"/>
        </w:rPr>
      </w:pPr>
      <w:hyperlink w:anchor="page22" w:history="1">
        <w:r w:rsidRPr="00D56B2D">
          <w:rPr>
            <w:rFonts w:ascii="Times New Roman" w:hAnsi="Times New Roman" w:cs="Times New Roman"/>
            <w:sz w:val="24"/>
            <w:szCs w:val="24"/>
          </w:rPr>
          <w:t>6.4 Login Page</w:t>
        </w:r>
      </w:hyperlink>
      <w:r w:rsidRPr="00D56B2D">
        <w:rPr>
          <w:rFonts w:ascii="Times New Roman" w:hAnsi="Times New Roman" w:cs="Times New Roman"/>
          <w:sz w:val="24"/>
          <w:szCs w:val="24"/>
        </w:rPr>
        <w:tab/>
      </w:r>
      <w:hyperlink w:anchor="page22" w:history="1">
        <w:r w:rsidRPr="00D56B2D">
          <w:rPr>
            <w:rFonts w:ascii="Times New Roman" w:hAnsi="Times New Roman" w:cs="Times New Roman"/>
            <w:sz w:val="24"/>
            <w:szCs w:val="24"/>
          </w:rPr>
          <w:t>21</w:t>
        </w:r>
      </w:hyperlink>
    </w:p>
    <w:p w14:paraId="711204ED"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5B53E950" w14:textId="77777777" w:rsidR="00363F7D" w:rsidRPr="00D56B2D" w:rsidRDefault="00363F7D" w:rsidP="00D56B2D">
      <w:pPr>
        <w:tabs>
          <w:tab w:val="left" w:leader="dot" w:pos="9100"/>
        </w:tabs>
        <w:spacing w:line="360" w:lineRule="auto"/>
        <w:jc w:val="both"/>
        <w:rPr>
          <w:rFonts w:ascii="Times New Roman" w:hAnsi="Times New Roman" w:cs="Times New Roman"/>
          <w:sz w:val="24"/>
          <w:szCs w:val="24"/>
        </w:rPr>
      </w:pPr>
      <w:hyperlink w:anchor="page23" w:history="1">
        <w:r w:rsidR="00FB7B67" w:rsidRPr="00D56B2D">
          <w:rPr>
            <w:rFonts w:ascii="Times New Roman" w:hAnsi="Times New Roman" w:cs="Times New Roman"/>
            <w:sz w:val="24"/>
            <w:szCs w:val="24"/>
          </w:rPr>
          <w:t>7.</w:t>
        </w:r>
        <w:r w:rsidR="00FB7B67">
          <w:rPr>
            <w:rFonts w:ascii="Times New Roman" w:hAnsi="Times New Roman" w:cs="Times New Roman"/>
            <w:sz w:val="24"/>
            <w:szCs w:val="24"/>
          </w:rPr>
          <w:t xml:space="preserve">  E</w:t>
        </w:r>
        <w:r w:rsidR="00FB7B67" w:rsidRPr="00D56B2D">
          <w:rPr>
            <w:rFonts w:ascii="Times New Roman" w:hAnsi="Times New Roman" w:cs="Times New Roman"/>
            <w:sz w:val="24"/>
            <w:szCs w:val="24"/>
          </w:rPr>
          <w:t>rd</w:t>
        </w:r>
      </w:hyperlink>
      <w:r w:rsidRPr="00D56B2D">
        <w:rPr>
          <w:rFonts w:ascii="Times New Roman" w:hAnsi="Times New Roman" w:cs="Times New Roman"/>
          <w:sz w:val="24"/>
          <w:szCs w:val="24"/>
        </w:rPr>
        <w:tab/>
      </w:r>
      <w:hyperlink w:anchor="page23" w:history="1">
        <w:r w:rsidRPr="00D56B2D">
          <w:rPr>
            <w:rFonts w:ascii="Times New Roman" w:hAnsi="Times New Roman" w:cs="Times New Roman"/>
            <w:sz w:val="24"/>
            <w:szCs w:val="24"/>
          </w:rPr>
          <w:t>22</w:t>
        </w:r>
      </w:hyperlink>
    </w:p>
    <w:p w14:paraId="3D2A8D96"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24868012" w14:textId="77777777" w:rsidR="00363F7D" w:rsidRDefault="00363F7D" w:rsidP="00D56B2D">
      <w:pPr>
        <w:spacing w:line="360" w:lineRule="auto"/>
        <w:jc w:val="both"/>
        <w:rPr>
          <w:rFonts w:ascii="Times New Roman" w:eastAsia="Times New Roman" w:hAnsi="Times New Roman" w:cs="Times New Roman"/>
          <w:sz w:val="24"/>
          <w:szCs w:val="24"/>
        </w:rPr>
      </w:pPr>
    </w:p>
    <w:p w14:paraId="56EBFE71" w14:textId="77777777" w:rsidR="00FF5CB6" w:rsidRDefault="00FF5CB6" w:rsidP="00D56B2D">
      <w:pPr>
        <w:spacing w:line="360" w:lineRule="auto"/>
        <w:jc w:val="both"/>
        <w:rPr>
          <w:rFonts w:ascii="Times New Roman" w:eastAsia="Times New Roman" w:hAnsi="Times New Roman" w:cs="Times New Roman"/>
          <w:sz w:val="24"/>
          <w:szCs w:val="24"/>
        </w:rPr>
      </w:pPr>
    </w:p>
    <w:p w14:paraId="368D0EF7" w14:textId="77777777" w:rsidR="00FF5CB6" w:rsidRDefault="00FF5CB6" w:rsidP="00D56B2D">
      <w:pPr>
        <w:spacing w:line="360" w:lineRule="auto"/>
        <w:jc w:val="both"/>
        <w:rPr>
          <w:rFonts w:ascii="Times New Roman" w:eastAsia="Times New Roman" w:hAnsi="Times New Roman" w:cs="Times New Roman"/>
          <w:sz w:val="24"/>
          <w:szCs w:val="24"/>
        </w:rPr>
      </w:pPr>
    </w:p>
    <w:p w14:paraId="5C83F25F" w14:textId="77777777" w:rsidR="00FF5CB6" w:rsidRPr="00D56B2D" w:rsidRDefault="00FF5CB6" w:rsidP="00D56B2D">
      <w:pPr>
        <w:spacing w:line="360" w:lineRule="auto"/>
        <w:jc w:val="both"/>
        <w:rPr>
          <w:rFonts w:ascii="Times New Roman" w:eastAsia="Times New Roman" w:hAnsi="Times New Roman" w:cs="Times New Roman"/>
          <w:sz w:val="24"/>
          <w:szCs w:val="24"/>
        </w:rPr>
      </w:pPr>
    </w:p>
    <w:p w14:paraId="4CF5FBC8"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13C8F642"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1F9C0A36" w14:textId="77777777" w:rsidR="00363F7D" w:rsidRDefault="00363F7D" w:rsidP="00D56B2D">
      <w:pPr>
        <w:spacing w:line="360" w:lineRule="auto"/>
        <w:jc w:val="both"/>
        <w:rPr>
          <w:rFonts w:ascii="Times New Roman" w:eastAsia="Times New Roman" w:hAnsi="Times New Roman" w:cs="Times New Roman"/>
          <w:sz w:val="24"/>
          <w:szCs w:val="24"/>
        </w:rPr>
      </w:pPr>
    </w:p>
    <w:p w14:paraId="404070FD" w14:textId="77777777" w:rsidR="00FF5CB6" w:rsidRDefault="00FF5CB6" w:rsidP="00D56B2D">
      <w:pPr>
        <w:spacing w:line="360" w:lineRule="auto"/>
        <w:jc w:val="both"/>
        <w:rPr>
          <w:rFonts w:ascii="Times New Roman" w:eastAsia="Times New Roman" w:hAnsi="Times New Roman" w:cs="Times New Roman"/>
          <w:sz w:val="24"/>
          <w:szCs w:val="24"/>
        </w:rPr>
      </w:pPr>
    </w:p>
    <w:p w14:paraId="033B7CAB" w14:textId="77777777" w:rsidR="00FF5CB6" w:rsidRDefault="00FF5CB6" w:rsidP="00D56B2D">
      <w:pPr>
        <w:spacing w:line="360" w:lineRule="auto"/>
        <w:jc w:val="both"/>
        <w:rPr>
          <w:rFonts w:ascii="Times New Roman" w:eastAsia="Times New Roman" w:hAnsi="Times New Roman" w:cs="Times New Roman"/>
          <w:sz w:val="24"/>
          <w:szCs w:val="24"/>
        </w:rPr>
      </w:pPr>
    </w:p>
    <w:p w14:paraId="1C2A6F09" w14:textId="77777777" w:rsidR="00FF5CB6" w:rsidRDefault="00FF5CB6" w:rsidP="00D56B2D">
      <w:pPr>
        <w:spacing w:line="360" w:lineRule="auto"/>
        <w:jc w:val="both"/>
        <w:rPr>
          <w:rFonts w:ascii="Times New Roman" w:eastAsia="Times New Roman" w:hAnsi="Times New Roman" w:cs="Times New Roman"/>
          <w:sz w:val="24"/>
          <w:szCs w:val="24"/>
        </w:rPr>
      </w:pPr>
    </w:p>
    <w:p w14:paraId="22F2679E" w14:textId="77777777" w:rsidR="00FF5CB6" w:rsidRDefault="00FF5CB6" w:rsidP="00D56B2D">
      <w:pPr>
        <w:spacing w:line="360" w:lineRule="auto"/>
        <w:jc w:val="both"/>
        <w:rPr>
          <w:rFonts w:ascii="Times New Roman" w:eastAsia="Times New Roman" w:hAnsi="Times New Roman" w:cs="Times New Roman"/>
          <w:sz w:val="24"/>
          <w:szCs w:val="24"/>
        </w:rPr>
      </w:pPr>
    </w:p>
    <w:p w14:paraId="487DDD7B" w14:textId="77777777" w:rsidR="00FF5CB6" w:rsidRDefault="00FF5CB6" w:rsidP="00D56B2D">
      <w:pPr>
        <w:spacing w:line="360" w:lineRule="auto"/>
        <w:jc w:val="both"/>
        <w:rPr>
          <w:rFonts w:ascii="Times New Roman" w:eastAsia="Times New Roman" w:hAnsi="Times New Roman" w:cs="Times New Roman"/>
          <w:sz w:val="24"/>
          <w:szCs w:val="24"/>
        </w:rPr>
      </w:pPr>
    </w:p>
    <w:p w14:paraId="1FA6A3A8" w14:textId="77777777" w:rsidR="00FF5CB6" w:rsidRDefault="00FF5CB6" w:rsidP="00D56B2D">
      <w:pPr>
        <w:spacing w:line="360" w:lineRule="auto"/>
        <w:jc w:val="both"/>
        <w:rPr>
          <w:rFonts w:ascii="Times New Roman" w:eastAsia="Times New Roman" w:hAnsi="Times New Roman" w:cs="Times New Roman"/>
          <w:sz w:val="24"/>
          <w:szCs w:val="24"/>
        </w:rPr>
      </w:pPr>
    </w:p>
    <w:p w14:paraId="56E1340E" w14:textId="77777777" w:rsidR="00FF5CB6" w:rsidRPr="00D56B2D" w:rsidRDefault="00FF5CB6" w:rsidP="00D56B2D">
      <w:pPr>
        <w:spacing w:line="360" w:lineRule="auto"/>
        <w:jc w:val="both"/>
        <w:rPr>
          <w:rFonts w:ascii="Times New Roman" w:eastAsia="Times New Roman" w:hAnsi="Times New Roman" w:cs="Times New Roman"/>
          <w:sz w:val="24"/>
          <w:szCs w:val="24"/>
        </w:rPr>
      </w:pPr>
    </w:p>
    <w:p w14:paraId="1896D6A1"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6DB49449"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43A99E65" w14:textId="77777777" w:rsidR="00363F7D" w:rsidRPr="0043054C" w:rsidRDefault="00363F7D" w:rsidP="00D56B2D">
      <w:pPr>
        <w:numPr>
          <w:ilvl w:val="0"/>
          <w:numId w:val="1"/>
        </w:numPr>
        <w:tabs>
          <w:tab w:val="left" w:pos="300"/>
        </w:tabs>
        <w:spacing w:line="360" w:lineRule="auto"/>
        <w:ind w:left="300" w:hanging="300"/>
        <w:jc w:val="both"/>
        <w:rPr>
          <w:rFonts w:ascii="Times New Roman" w:eastAsia="Cambria" w:hAnsi="Times New Roman" w:cs="Times New Roman"/>
          <w:b/>
          <w:color w:val="0B5294"/>
          <w:sz w:val="24"/>
          <w:szCs w:val="24"/>
          <w:lang w:val="en-US"/>
        </w:rPr>
      </w:pPr>
      <w:r w:rsidRPr="00D56B2D">
        <w:rPr>
          <w:rFonts w:ascii="Times New Roman" w:eastAsia="Cambria" w:hAnsi="Times New Roman" w:cs="Times New Roman"/>
          <w:b/>
          <w:color w:val="0B5294"/>
          <w:sz w:val="24"/>
          <w:szCs w:val="24"/>
          <w:lang w:val="en-US"/>
        </w:rPr>
        <w:lastRenderedPageBreak/>
        <w:t>Changes added to this version of the setup document</w:t>
      </w:r>
    </w:p>
    <w:p w14:paraId="5D2E557E"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r w:rsidRPr="001D1D54">
        <w:rPr>
          <w:rFonts w:ascii="Times New Roman" w:hAnsi="Times New Roman" w:cs="Times New Roman"/>
          <w:sz w:val="24"/>
          <w:szCs w:val="24"/>
          <w:lang w:val="en-US"/>
        </w:rPr>
        <w:t xml:space="preserve">Added </w:t>
      </w:r>
      <w:r w:rsidRPr="001D1D54">
        <w:rPr>
          <w:rFonts w:ascii="Times New Roman" w:hAnsi="Times New Roman" w:cs="Times New Roman"/>
          <w:i/>
          <w:sz w:val="24"/>
          <w:szCs w:val="24"/>
          <w:lang w:val="en-US"/>
        </w:rPr>
        <w:t>3.9 Returning to the event</w:t>
      </w:r>
    </w:p>
    <w:p w14:paraId="5592A394"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3.11 Exiting the camping spot</w:t>
      </w:r>
    </w:p>
    <w:p w14:paraId="759A58AD"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5.1 Check in application</w:t>
      </w:r>
    </w:p>
    <w:p w14:paraId="3D48E4FA"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5.2 Check out application</w:t>
      </w:r>
    </w:p>
    <w:p w14:paraId="308515AD"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5.8 Camping entrance application</w:t>
      </w:r>
    </w:p>
    <w:p w14:paraId="7C9D52EE"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5.9 Camping exit application</w:t>
      </w:r>
    </w:p>
    <w:p w14:paraId="3A83606F"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5.11 Login application</w:t>
      </w:r>
    </w:p>
    <w:p w14:paraId="5D17526C" w14:textId="77777777" w:rsidR="00363F7D"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rPr>
      </w:pPr>
      <w:r w:rsidRPr="00D56B2D">
        <w:rPr>
          <w:rFonts w:ascii="Times New Roman" w:hAnsi="Times New Roman" w:cs="Times New Roman"/>
          <w:sz w:val="24"/>
          <w:szCs w:val="24"/>
        </w:rPr>
        <w:t xml:space="preserve">Added </w:t>
      </w:r>
      <w:r w:rsidRPr="00D56B2D">
        <w:rPr>
          <w:rFonts w:ascii="Times New Roman" w:hAnsi="Times New Roman" w:cs="Times New Roman"/>
          <w:i/>
          <w:sz w:val="24"/>
          <w:szCs w:val="24"/>
        </w:rPr>
        <w:t>5.10 ATM application</w:t>
      </w:r>
    </w:p>
    <w:p w14:paraId="62C1D9BD" w14:textId="77777777" w:rsidR="00363F7D" w:rsidRPr="00392FF6"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Updated</w:t>
      </w:r>
      <w:r w:rsidRPr="00D56B2D">
        <w:rPr>
          <w:rFonts w:ascii="Times New Roman" w:hAnsi="Times New Roman" w:cs="Times New Roman"/>
          <w:i/>
          <w:sz w:val="24"/>
          <w:szCs w:val="24"/>
          <w:lang w:val="en-US"/>
        </w:rPr>
        <w:t>: All applications design and description</w:t>
      </w:r>
    </w:p>
    <w:p w14:paraId="41CB2610" w14:textId="77777777" w:rsidR="00363F7D" w:rsidRPr="00D56B2D" w:rsidRDefault="00363F7D" w:rsidP="00D56B2D">
      <w:pPr>
        <w:spacing w:line="360" w:lineRule="auto"/>
        <w:jc w:val="both"/>
        <w:rPr>
          <w:rFonts w:ascii="Times New Roman" w:hAnsi="Times New Roman" w:cs="Times New Roman"/>
          <w:sz w:val="24"/>
          <w:szCs w:val="24"/>
          <w:lang w:val="en-US"/>
        </w:rPr>
      </w:pPr>
    </w:p>
    <w:p w14:paraId="29801E10" w14:textId="77777777" w:rsidR="00363F7D" w:rsidRPr="00392FF6" w:rsidRDefault="00363F7D" w:rsidP="00D56B2D">
      <w:pPr>
        <w:numPr>
          <w:ilvl w:val="0"/>
          <w:numId w:val="1"/>
        </w:numPr>
        <w:tabs>
          <w:tab w:val="left" w:pos="300"/>
        </w:tabs>
        <w:spacing w:line="360" w:lineRule="auto"/>
        <w:ind w:left="300" w:hanging="300"/>
        <w:jc w:val="both"/>
        <w:rPr>
          <w:rFonts w:ascii="Times New Roman" w:eastAsia="Cambria" w:hAnsi="Times New Roman" w:cs="Times New Roman"/>
          <w:b/>
          <w:color w:val="0B5294"/>
          <w:sz w:val="24"/>
          <w:szCs w:val="24"/>
        </w:rPr>
      </w:pPr>
      <w:r w:rsidRPr="00D56B2D">
        <w:rPr>
          <w:rFonts w:ascii="Times New Roman" w:eastAsia="Cambria" w:hAnsi="Times New Roman" w:cs="Times New Roman"/>
          <w:b/>
          <w:color w:val="0B5294"/>
          <w:sz w:val="24"/>
          <w:szCs w:val="24"/>
        </w:rPr>
        <w:t>Agreements made with the client</w:t>
      </w:r>
    </w:p>
    <w:p w14:paraId="330E1505" w14:textId="77777777" w:rsidR="00363F7D" w:rsidRPr="00FF5CB6"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For the event we should aim at collecting as little data as possible from the visitors</w:t>
      </w:r>
    </w:p>
    <w:p w14:paraId="3E49260D" w14:textId="6C3E8EE6" w:rsidR="00363F7D" w:rsidRPr="00FF5CB6"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All tickets have the same price</w:t>
      </w:r>
      <w:r w:rsidR="00FF5CB6">
        <w:rPr>
          <w:rFonts w:ascii="Times New Roman" w:hAnsi="Times New Roman" w:cs="Times New Roman"/>
          <w:sz w:val="24"/>
          <w:szCs w:val="24"/>
          <w:lang w:val="en-US"/>
        </w:rPr>
        <w:t xml:space="preserve"> and </w:t>
      </w:r>
      <w:ins w:id="39" w:author="wondimu gebre" w:date="2019-09-26T13:19:00Z">
        <w:r w:rsidR="00B82B94">
          <w:rPr>
            <w:rFonts w:ascii="Times New Roman" w:hAnsi="Times New Roman" w:cs="Times New Roman"/>
            <w:sz w:val="24"/>
            <w:szCs w:val="24"/>
            <w:lang w:val="en-US"/>
          </w:rPr>
          <w:t xml:space="preserve">a single ticket </w:t>
        </w:r>
      </w:ins>
      <w:del w:id="40" w:author="wondimu gebre" w:date="2019-09-26T13:19:00Z">
        <w:r w:rsidR="00FF5CB6" w:rsidDel="00B82B94">
          <w:rPr>
            <w:rFonts w:ascii="Times New Roman" w:hAnsi="Times New Roman" w:cs="Times New Roman"/>
            <w:sz w:val="24"/>
            <w:szCs w:val="24"/>
            <w:lang w:val="en-US"/>
          </w:rPr>
          <w:delText>in exception it has a VIP ticket</w:delText>
        </w:r>
      </w:del>
    </w:p>
    <w:p w14:paraId="17459445" w14:textId="77777777" w:rsidR="00363F7D" w:rsidRPr="00FF5CB6" w:rsidRDefault="00363F7D" w:rsidP="00D56B2D">
      <w:pPr>
        <w:numPr>
          <w:ilvl w:val="1"/>
          <w:numId w:val="1"/>
        </w:numPr>
        <w:tabs>
          <w:tab w:val="left" w:pos="720"/>
        </w:tabs>
        <w:spacing w:line="360" w:lineRule="auto"/>
        <w:ind w:left="720" w:right="18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The only condition on which the visitors </w:t>
      </w:r>
      <w:r w:rsidR="00FF5CB6" w:rsidRPr="00D56B2D">
        <w:rPr>
          <w:rFonts w:ascii="Times New Roman" w:hAnsi="Times New Roman" w:cs="Times New Roman"/>
          <w:sz w:val="24"/>
          <w:szCs w:val="24"/>
          <w:lang w:val="en-US"/>
        </w:rPr>
        <w:t>can</w:t>
      </w:r>
      <w:r w:rsidRPr="00D56B2D">
        <w:rPr>
          <w:rFonts w:ascii="Times New Roman" w:hAnsi="Times New Roman" w:cs="Times New Roman"/>
          <w:sz w:val="24"/>
          <w:szCs w:val="24"/>
          <w:lang w:val="en-US"/>
        </w:rPr>
        <w:t xml:space="preserve"> attend the event is if they are above 18 years old.</w:t>
      </w:r>
    </w:p>
    <w:p w14:paraId="6355E2D9" w14:textId="71D1CF10" w:rsidR="00363F7D" w:rsidRPr="00FF5CB6" w:rsidRDefault="00395ABA"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ins w:id="41" w:author="wondimu gebre" w:date="2019-09-26T13:19:00Z">
        <w:r>
          <w:rPr>
            <w:rFonts w:ascii="Times New Roman" w:hAnsi="Times New Roman" w:cs="Times New Roman"/>
            <w:sz w:val="24"/>
            <w:szCs w:val="24"/>
            <w:lang w:val="en-US"/>
          </w:rPr>
          <w:t>The ticket is no</w:t>
        </w:r>
      </w:ins>
      <w:ins w:id="42" w:author="wondimu gebre" w:date="2019-09-26T13:20:00Z">
        <w:r>
          <w:rPr>
            <w:rFonts w:ascii="Times New Roman" w:hAnsi="Times New Roman" w:cs="Times New Roman"/>
            <w:sz w:val="24"/>
            <w:szCs w:val="24"/>
            <w:lang w:val="en-US"/>
          </w:rPr>
          <w:t xml:space="preserve">n refundable </w:t>
        </w:r>
      </w:ins>
      <w:del w:id="43" w:author="wondimu gebre" w:date="2019-09-26T13:19:00Z">
        <w:r w:rsidR="00363F7D" w:rsidRPr="00D56B2D" w:rsidDel="00395ABA">
          <w:rPr>
            <w:rFonts w:ascii="Times New Roman" w:hAnsi="Times New Roman" w:cs="Times New Roman"/>
            <w:sz w:val="24"/>
            <w:szCs w:val="24"/>
            <w:lang w:val="en-US"/>
          </w:rPr>
          <w:delText xml:space="preserve">It </w:delText>
        </w:r>
        <w:r w:rsidR="00363F7D" w:rsidRPr="00EA337C" w:rsidDel="00395ABA">
          <w:rPr>
            <w:rFonts w:ascii="Times New Roman" w:hAnsi="Times New Roman" w:cs="Times New Roman"/>
            <w:color w:val="FF0000"/>
            <w:sz w:val="24"/>
            <w:szCs w:val="24"/>
            <w:lang w:val="en-US"/>
          </w:rPr>
          <w:delText>is possible to cancel a reservation</w:delText>
        </w:r>
        <w:r w:rsidR="00363F7D" w:rsidRPr="00D56B2D" w:rsidDel="00395ABA">
          <w:rPr>
            <w:rFonts w:ascii="Times New Roman" w:hAnsi="Times New Roman" w:cs="Times New Roman"/>
            <w:sz w:val="24"/>
            <w:szCs w:val="24"/>
            <w:lang w:val="en-US"/>
          </w:rPr>
          <w:delText xml:space="preserve"> through the event’s website.</w:delText>
        </w:r>
      </w:del>
    </w:p>
    <w:p w14:paraId="70EC791E" w14:textId="67FC49FD" w:rsidR="001D1D54" w:rsidRPr="0043054C" w:rsidRDefault="00363F7D" w:rsidP="00D56B2D">
      <w:pPr>
        <w:numPr>
          <w:ilvl w:val="1"/>
          <w:numId w:val="1"/>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maximum number of visitors is 1</w:t>
      </w:r>
      <w:ins w:id="44" w:author="wondimu gebre" w:date="2019-09-26T13:20:00Z">
        <w:r w:rsidR="00395ABA">
          <w:rPr>
            <w:rFonts w:ascii="Times New Roman" w:hAnsi="Times New Roman" w:cs="Times New Roman"/>
            <w:sz w:val="24"/>
            <w:szCs w:val="24"/>
            <w:lang w:val="en-US"/>
          </w:rPr>
          <w:t>000</w:t>
        </w:r>
      </w:ins>
      <w:del w:id="45" w:author="wondimu gebre" w:date="2019-09-26T13:20:00Z">
        <w:r w:rsidRPr="00D56B2D" w:rsidDel="00395ABA">
          <w:rPr>
            <w:rFonts w:ascii="Times New Roman" w:hAnsi="Times New Roman" w:cs="Times New Roman"/>
            <w:sz w:val="24"/>
            <w:szCs w:val="24"/>
            <w:lang w:val="en-US"/>
          </w:rPr>
          <w:delText>0,000</w:delText>
        </w:r>
      </w:del>
    </w:p>
    <w:p w14:paraId="3AEF6F62" w14:textId="36D7295C" w:rsidR="00363F7D" w:rsidRPr="00D44CB5" w:rsidDel="00A61255" w:rsidRDefault="00A61255" w:rsidP="00D56B2D">
      <w:pPr>
        <w:numPr>
          <w:ilvl w:val="1"/>
          <w:numId w:val="1"/>
        </w:numPr>
        <w:tabs>
          <w:tab w:val="left" w:pos="720"/>
        </w:tabs>
        <w:spacing w:line="360" w:lineRule="auto"/>
        <w:ind w:left="720" w:right="220" w:hanging="360"/>
        <w:jc w:val="both"/>
        <w:rPr>
          <w:del w:id="46" w:author="wondimu gebre" w:date="2019-09-26T13:21:00Z"/>
          <w:rStyle w:val="word"/>
          <w:rFonts w:ascii="Times New Roman" w:hAnsi="Times New Roman" w:cs="Times New Roman"/>
          <w:sz w:val="24"/>
          <w:szCs w:val="24"/>
          <w:lang w:val="en-US"/>
          <w:rPrChange w:id="47" w:author="wondimu gebre" w:date="2019-09-26T13:23:00Z">
            <w:rPr>
              <w:del w:id="48" w:author="wondimu gebre" w:date="2019-09-26T13:21:00Z"/>
              <w:rStyle w:val="word"/>
              <w:rFonts w:ascii="Arial" w:hAnsi="Arial"/>
              <w:color w:val="252525"/>
              <w:shd w:val="clear" w:color="auto" w:fill="FFFFFF"/>
              <w:lang w:val="en-US"/>
            </w:rPr>
          </w:rPrChange>
        </w:rPr>
      </w:pPr>
      <w:ins w:id="49" w:author="wondimu gebre" w:date="2019-09-26T13:21:00Z">
        <w:r w:rsidRPr="00D44CB5">
          <w:rPr>
            <w:rStyle w:val="word"/>
            <w:rFonts w:ascii="Times New Roman" w:hAnsi="Times New Roman" w:cs="Times New Roman"/>
            <w:color w:val="252525"/>
            <w:sz w:val="24"/>
            <w:szCs w:val="24"/>
            <w:shd w:val="clear" w:color="auto" w:fill="FFFFFF"/>
            <w:lang w:val="en-US"/>
            <w:rPrChange w:id="50" w:author="wondimu gebre" w:date="2019-09-26T13:23:00Z">
              <w:rPr>
                <w:rStyle w:val="word"/>
                <w:rFonts w:ascii="Arial" w:hAnsi="Arial"/>
                <w:color w:val="252525"/>
                <w:shd w:val="clear" w:color="auto" w:fill="FFFFFF"/>
              </w:rPr>
            </w:rPrChange>
          </w:rPr>
          <w:t> Visitors ca</w:t>
        </w:r>
      </w:ins>
      <w:ins w:id="51" w:author="wondimu gebre" w:date="2019-09-26T13:22:00Z">
        <w:r w:rsidRPr="00D44CB5">
          <w:rPr>
            <w:rStyle w:val="word"/>
            <w:rFonts w:ascii="Times New Roman" w:hAnsi="Times New Roman" w:cs="Times New Roman"/>
            <w:color w:val="252525"/>
            <w:sz w:val="24"/>
            <w:szCs w:val="24"/>
            <w:shd w:val="clear" w:color="auto" w:fill="FFFFFF"/>
            <w:lang w:val="en-US"/>
            <w:rPrChange w:id="52" w:author="wondimu gebre" w:date="2019-09-26T13:23:00Z">
              <w:rPr>
                <w:rStyle w:val="word"/>
                <w:rFonts w:ascii="Arial" w:hAnsi="Arial"/>
                <w:color w:val="252525"/>
                <w:shd w:val="clear" w:color="auto" w:fill="FFFFFF"/>
                <w:lang w:val="en-US"/>
              </w:rPr>
            </w:rPrChange>
          </w:rPr>
          <w:t xml:space="preserve">n add money </w:t>
        </w:r>
        <w:r w:rsidR="00D44CB5" w:rsidRPr="00D44CB5">
          <w:rPr>
            <w:rStyle w:val="word"/>
            <w:rFonts w:ascii="Times New Roman" w:hAnsi="Times New Roman" w:cs="Times New Roman"/>
            <w:color w:val="252525"/>
            <w:sz w:val="24"/>
            <w:szCs w:val="24"/>
            <w:shd w:val="clear" w:color="auto" w:fill="FFFFFF"/>
            <w:lang w:val="en-US"/>
            <w:rPrChange w:id="53" w:author="wondimu gebre" w:date="2019-09-26T13:23:00Z">
              <w:rPr>
                <w:rStyle w:val="word"/>
                <w:rFonts w:ascii="Arial" w:hAnsi="Arial"/>
                <w:color w:val="252525"/>
                <w:shd w:val="clear" w:color="auto" w:fill="FFFFFF"/>
                <w:lang w:val="en-US"/>
              </w:rPr>
            </w:rPrChange>
          </w:rPr>
          <w:t>on their</w:t>
        </w:r>
      </w:ins>
      <w:ins w:id="54" w:author="wondimu gebre" w:date="2019-09-26T13:23:00Z">
        <w:r w:rsidR="00446E9D">
          <w:rPr>
            <w:rStyle w:val="word"/>
            <w:rFonts w:ascii="Times New Roman" w:hAnsi="Times New Roman" w:cs="Times New Roman"/>
            <w:color w:val="252525"/>
            <w:sz w:val="24"/>
            <w:szCs w:val="24"/>
            <w:shd w:val="clear" w:color="auto" w:fill="FFFFFF"/>
            <w:lang w:val="en-US"/>
          </w:rPr>
          <w:t xml:space="preserve"> event</w:t>
        </w:r>
      </w:ins>
      <w:ins w:id="55" w:author="wondimu gebre" w:date="2019-09-26T13:22:00Z">
        <w:r w:rsidR="00D44CB5" w:rsidRPr="00D44CB5">
          <w:rPr>
            <w:rStyle w:val="word"/>
            <w:rFonts w:ascii="Times New Roman" w:hAnsi="Times New Roman" w:cs="Times New Roman"/>
            <w:color w:val="252525"/>
            <w:sz w:val="24"/>
            <w:szCs w:val="24"/>
            <w:shd w:val="clear" w:color="auto" w:fill="FFFFFF"/>
            <w:lang w:val="en-US"/>
            <w:rPrChange w:id="56" w:author="wondimu gebre" w:date="2019-09-26T13:23:00Z">
              <w:rPr>
                <w:rStyle w:val="word"/>
                <w:rFonts w:ascii="Arial" w:hAnsi="Arial"/>
                <w:color w:val="252525"/>
                <w:shd w:val="clear" w:color="auto" w:fill="FFFFFF"/>
                <w:lang w:val="en-US"/>
              </w:rPr>
            </w:rPrChange>
          </w:rPr>
          <w:t xml:space="preserve"> account through </w:t>
        </w:r>
      </w:ins>
      <w:ins w:id="57" w:author="wondimu gebre" w:date="2019-09-26T13:21:00Z">
        <w:r w:rsidRPr="00D44CB5">
          <w:rPr>
            <w:rStyle w:val="word"/>
            <w:rFonts w:ascii="Times New Roman" w:hAnsi="Times New Roman" w:cs="Times New Roman"/>
            <w:color w:val="252525"/>
            <w:sz w:val="24"/>
            <w:szCs w:val="24"/>
            <w:shd w:val="clear" w:color="auto" w:fill="FFFFFF"/>
            <w:lang w:val="en-US"/>
            <w:rPrChange w:id="58" w:author="wondimu gebre" w:date="2019-09-26T13:23:00Z">
              <w:rPr>
                <w:rStyle w:val="word"/>
                <w:rFonts w:ascii="Arial" w:hAnsi="Arial"/>
                <w:color w:val="252525"/>
                <w:shd w:val="clear" w:color="auto" w:fill="FFFFFF"/>
              </w:rPr>
            </w:rPrChange>
          </w:rPr>
          <w:t> the ATM machines </w:t>
        </w:r>
      </w:ins>
      <w:ins w:id="59" w:author="wondimu gebre" w:date="2019-09-26T13:22:00Z">
        <w:r w:rsidR="00D44CB5" w:rsidRPr="00D44CB5">
          <w:rPr>
            <w:rStyle w:val="word"/>
            <w:rFonts w:ascii="Times New Roman" w:hAnsi="Times New Roman" w:cs="Times New Roman"/>
            <w:color w:val="252525"/>
            <w:sz w:val="24"/>
            <w:szCs w:val="24"/>
            <w:shd w:val="clear" w:color="auto" w:fill="FFFFFF"/>
            <w:lang w:val="en-US"/>
            <w:rPrChange w:id="60" w:author="wondimu gebre" w:date="2019-09-26T13:23:00Z">
              <w:rPr>
                <w:rStyle w:val="word"/>
                <w:rFonts w:ascii="Arial" w:hAnsi="Arial"/>
                <w:color w:val="252525"/>
                <w:shd w:val="clear" w:color="auto" w:fill="FFFFFF"/>
                <w:lang w:val="en-US"/>
              </w:rPr>
            </w:rPrChange>
          </w:rPr>
          <w:t>at the event area.</w:t>
        </w:r>
      </w:ins>
      <w:del w:id="61" w:author="wondimu gebre" w:date="2019-09-26T13:21:00Z">
        <w:r w:rsidR="00363F7D" w:rsidRPr="00BF3FE5" w:rsidDel="00A61255">
          <w:rPr>
            <w:rFonts w:ascii="Times New Roman" w:hAnsi="Times New Roman" w:cs="Times New Roman"/>
            <w:sz w:val="24"/>
            <w:szCs w:val="24"/>
            <w:lang w:val="en-US"/>
          </w:rPr>
          <w:delText xml:space="preserve">Visitors can </w:delText>
        </w:r>
        <w:r w:rsidR="00363F7D" w:rsidRPr="00BF3FE5" w:rsidDel="00870D58">
          <w:rPr>
            <w:rFonts w:ascii="Times New Roman" w:hAnsi="Times New Roman" w:cs="Times New Roman"/>
            <w:sz w:val="24"/>
            <w:szCs w:val="24"/>
            <w:lang w:val="en-US"/>
          </w:rPr>
          <w:delText>put</w:delText>
        </w:r>
        <w:r w:rsidR="00363F7D" w:rsidRPr="00BF3FE5" w:rsidDel="00A61255">
          <w:rPr>
            <w:rFonts w:ascii="Times New Roman" w:hAnsi="Times New Roman" w:cs="Times New Roman"/>
            <w:sz w:val="24"/>
            <w:szCs w:val="24"/>
            <w:lang w:val="en-US"/>
          </w:rPr>
          <w:delText xml:space="preserve"> money on their event accounts through</w:delText>
        </w:r>
        <w:r w:rsidR="00363F7D" w:rsidRPr="00570373" w:rsidDel="00870D58">
          <w:rPr>
            <w:rFonts w:ascii="Times New Roman" w:hAnsi="Times New Roman" w:cs="Times New Roman"/>
            <w:sz w:val="24"/>
            <w:szCs w:val="24"/>
            <w:lang w:val="en-US"/>
          </w:rPr>
          <w:delText xml:space="preserve"> the event’s website and</w:delText>
        </w:r>
        <w:r w:rsidR="00363F7D" w:rsidRPr="00570373" w:rsidDel="00A61255">
          <w:rPr>
            <w:rFonts w:ascii="Times New Roman" w:hAnsi="Times New Roman" w:cs="Times New Roman"/>
            <w:sz w:val="24"/>
            <w:szCs w:val="24"/>
            <w:lang w:val="en-US"/>
          </w:rPr>
          <w:delText xml:space="preserve"> the ATM machines.</w:delText>
        </w:r>
      </w:del>
    </w:p>
    <w:p w14:paraId="4868EB6F" w14:textId="77777777" w:rsidR="00A61255" w:rsidRPr="00BF3FE5" w:rsidRDefault="00A61255" w:rsidP="00D56B2D">
      <w:pPr>
        <w:numPr>
          <w:ilvl w:val="1"/>
          <w:numId w:val="1"/>
        </w:numPr>
        <w:tabs>
          <w:tab w:val="left" w:pos="720"/>
        </w:tabs>
        <w:spacing w:line="360" w:lineRule="auto"/>
        <w:ind w:left="720" w:right="660" w:hanging="360"/>
        <w:jc w:val="both"/>
        <w:rPr>
          <w:ins w:id="62" w:author="wondimu gebre" w:date="2019-09-26T13:21:00Z"/>
          <w:rFonts w:ascii="Times New Roman" w:hAnsi="Times New Roman" w:cs="Times New Roman"/>
          <w:sz w:val="24"/>
          <w:szCs w:val="24"/>
          <w:lang w:val="en-US"/>
        </w:rPr>
      </w:pPr>
    </w:p>
    <w:p w14:paraId="0E90C345" w14:textId="77777777" w:rsidR="00363F7D" w:rsidRPr="0013513A" w:rsidRDefault="00363F7D" w:rsidP="00D56B2D">
      <w:pPr>
        <w:numPr>
          <w:ilvl w:val="1"/>
          <w:numId w:val="1"/>
        </w:numPr>
        <w:tabs>
          <w:tab w:val="left" w:pos="720"/>
        </w:tabs>
        <w:spacing w:line="360" w:lineRule="auto"/>
        <w:ind w:left="720" w:right="2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The event’s duration is </w:t>
      </w:r>
      <w:r w:rsidRPr="00446E9D">
        <w:rPr>
          <w:rFonts w:ascii="Times New Roman" w:hAnsi="Times New Roman" w:cs="Times New Roman"/>
          <w:color w:val="FF0000"/>
          <w:sz w:val="24"/>
          <w:szCs w:val="24"/>
          <w:lang w:val="en-US"/>
          <w:rPrChange w:id="63" w:author="wondimu gebre" w:date="2019-09-26T13:23:00Z">
            <w:rPr>
              <w:rFonts w:ascii="Times New Roman" w:hAnsi="Times New Roman" w:cs="Times New Roman"/>
              <w:sz w:val="24"/>
              <w:szCs w:val="24"/>
              <w:lang w:val="en-US"/>
            </w:rPr>
          </w:rPrChange>
        </w:rPr>
        <w:t xml:space="preserve">from </w:t>
      </w:r>
      <w:r w:rsidRPr="00446E9D">
        <w:rPr>
          <w:rFonts w:ascii="Times New Roman" w:eastAsia="Times New Roman" w:hAnsi="Times New Roman" w:cs="Times New Roman"/>
          <w:color w:val="FF0000"/>
          <w:sz w:val="24"/>
          <w:szCs w:val="24"/>
          <w:lang w:val="en-US"/>
          <w:rPrChange w:id="64" w:author="wondimu gebre" w:date="2019-09-26T13:23:00Z">
            <w:rPr>
              <w:rFonts w:ascii="Times New Roman" w:eastAsia="Times New Roman" w:hAnsi="Times New Roman" w:cs="Times New Roman"/>
              <w:sz w:val="24"/>
              <w:szCs w:val="24"/>
              <w:lang w:val="en-US"/>
            </w:rPr>
          </w:rPrChange>
        </w:rPr>
        <w:t>14</w:t>
      </w:r>
      <w:r w:rsidR="00A25828" w:rsidRPr="00446E9D">
        <w:rPr>
          <w:rFonts w:ascii="Times New Roman" w:eastAsia="Times New Roman" w:hAnsi="Times New Roman" w:cs="Times New Roman"/>
          <w:color w:val="FF0000"/>
          <w:sz w:val="24"/>
          <w:szCs w:val="24"/>
          <w:lang w:val="en-US"/>
          <w:rPrChange w:id="65" w:author="wondimu gebre" w:date="2019-09-26T13:23:00Z">
            <w:rPr>
              <w:rFonts w:ascii="Times New Roman" w:eastAsia="Times New Roman" w:hAnsi="Times New Roman" w:cs="Times New Roman"/>
              <w:sz w:val="24"/>
              <w:szCs w:val="24"/>
              <w:lang w:val="en-US"/>
            </w:rPr>
          </w:rPrChange>
        </w:rPr>
        <w:t>-</w:t>
      </w:r>
      <w:r w:rsidRPr="00446E9D">
        <w:rPr>
          <w:rFonts w:ascii="Times New Roman" w:eastAsia="Times New Roman" w:hAnsi="Times New Roman" w:cs="Times New Roman"/>
          <w:color w:val="FF0000"/>
          <w:sz w:val="24"/>
          <w:szCs w:val="24"/>
          <w:lang w:val="en-US"/>
          <w:rPrChange w:id="66" w:author="wondimu gebre" w:date="2019-09-26T13:23:00Z">
            <w:rPr>
              <w:rFonts w:ascii="Times New Roman" w:eastAsia="Times New Roman" w:hAnsi="Times New Roman" w:cs="Times New Roman"/>
              <w:sz w:val="24"/>
              <w:szCs w:val="24"/>
              <w:lang w:val="en-US"/>
            </w:rPr>
          </w:rPrChange>
        </w:rPr>
        <w:t>06</w:t>
      </w:r>
      <w:r w:rsidR="00A25828" w:rsidRPr="00446E9D">
        <w:rPr>
          <w:rFonts w:ascii="Times New Roman" w:eastAsia="Times New Roman" w:hAnsi="Times New Roman" w:cs="Times New Roman"/>
          <w:color w:val="FF0000"/>
          <w:sz w:val="24"/>
          <w:szCs w:val="24"/>
          <w:lang w:val="en-US"/>
          <w:rPrChange w:id="67" w:author="wondimu gebre" w:date="2019-09-26T13:23:00Z">
            <w:rPr>
              <w:rFonts w:ascii="Times New Roman" w:eastAsia="Times New Roman" w:hAnsi="Times New Roman" w:cs="Times New Roman"/>
              <w:sz w:val="24"/>
              <w:szCs w:val="24"/>
              <w:lang w:val="en-US"/>
            </w:rPr>
          </w:rPrChange>
        </w:rPr>
        <w:t>-</w:t>
      </w:r>
      <w:r w:rsidRPr="00446E9D">
        <w:rPr>
          <w:rFonts w:ascii="Times New Roman" w:eastAsia="Times New Roman" w:hAnsi="Times New Roman" w:cs="Times New Roman"/>
          <w:color w:val="FF0000"/>
          <w:sz w:val="24"/>
          <w:szCs w:val="24"/>
          <w:lang w:val="en-US"/>
          <w:rPrChange w:id="68" w:author="wondimu gebre" w:date="2019-09-26T13:23:00Z">
            <w:rPr>
              <w:rFonts w:ascii="Times New Roman" w:eastAsia="Times New Roman" w:hAnsi="Times New Roman" w:cs="Times New Roman"/>
              <w:sz w:val="24"/>
              <w:szCs w:val="24"/>
              <w:lang w:val="en-US"/>
            </w:rPr>
          </w:rPrChange>
        </w:rPr>
        <w:t>2019 at 15:00 until 16</w:t>
      </w:r>
      <w:r w:rsidR="00A25828" w:rsidRPr="00446E9D">
        <w:rPr>
          <w:rFonts w:ascii="Times New Roman" w:eastAsia="Times New Roman" w:hAnsi="Times New Roman" w:cs="Times New Roman"/>
          <w:color w:val="FF0000"/>
          <w:sz w:val="24"/>
          <w:szCs w:val="24"/>
          <w:lang w:val="en-US"/>
          <w:rPrChange w:id="69" w:author="wondimu gebre" w:date="2019-09-26T13:23:00Z">
            <w:rPr>
              <w:rFonts w:ascii="Times New Roman" w:eastAsia="Times New Roman" w:hAnsi="Times New Roman" w:cs="Times New Roman"/>
              <w:sz w:val="24"/>
              <w:szCs w:val="24"/>
              <w:lang w:val="en-US"/>
            </w:rPr>
          </w:rPrChange>
        </w:rPr>
        <w:t>-</w:t>
      </w:r>
      <w:r w:rsidRPr="00446E9D">
        <w:rPr>
          <w:rFonts w:ascii="Times New Roman" w:eastAsia="Times New Roman" w:hAnsi="Times New Roman" w:cs="Times New Roman"/>
          <w:color w:val="FF0000"/>
          <w:sz w:val="24"/>
          <w:szCs w:val="24"/>
          <w:lang w:val="en-US"/>
          <w:rPrChange w:id="70" w:author="wondimu gebre" w:date="2019-09-26T13:23:00Z">
            <w:rPr>
              <w:rFonts w:ascii="Times New Roman" w:eastAsia="Times New Roman" w:hAnsi="Times New Roman" w:cs="Times New Roman"/>
              <w:sz w:val="24"/>
              <w:szCs w:val="24"/>
              <w:lang w:val="en-US"/>
            </w:rPr>
          </w:rPrChange>
        </w:rPr>
        <w:t>06</w:t>
      </w:r>
      <w:r w:rsidR="00A25828" w:rsidRPr="00446E9D">
        <w:rPr>
          <w:rFonts w:ascii="Times New Roman" w:eastAsia="Times New Roman" w:hAnsi="Times New Roman" w:cs="Times New Roman"/>
          <w:color w:val="FF0000"/>
          <w:sz w:val="24"/>
          <w:szCs w:val="24"/>
          <w:lang w:val="en-US"/>
          <w:rPrChange w:id="71" w:author="wondimu gebre" w:date="2019-09-26T13:23:00Z">
            <w:rPr>
              <w:rFonts w:ascii="Times New Roman" w:eastAsia="Times New Roman" w:hAnsi="Times New Roman" w:cs="Times New Roman"/>
              <w:sz w:val="24"/>
              <w:szCs w:val="24"/>
              <w:lang w:val="en-US"/>
            </w:rPr>
          </w:rPrChange>
        </w:rPr>
        <w:t>-</w:t>
      </w:r>
      <w:r w:rsidRPr="00446E9D">
        <w:rPr>
          <w:rFonts w:ascii="Times New Roman" w:eastAsia="Times New Roman" w:hAnsi="Times New Roman" w:cs="Times New Roman"/>
          <w:color w:val="FF0000"/>
          <w:sz w:val="24"/>
          <w:szCs w:val="24"/>
          <w:lang w:val="en-US"/>
          <w:rPrChange w:id="72" w:author="wondimu gebre" w:date="2019-09-26T13:23:00Z">
            <w:rPr>
              <w:rFonts w:ascii="Times New Roman" w:eastAsia="Times New Roman" w:hAnsi="Times New Roman" w:cs="Times New Roman"/>
              <w:sz w:val="24"/>
              <w:szCs w:val="24"/>
              <w:lang w:val="en-US"/>
            </w:rPr>
          </w:rPrChange>
        </w:rPr>
        <w:t>2019 at 22:00. The</w:t>
      </w:r>
      <w:r w:rsidRPr="00A25828">
        <w:rPr>
          <w:rFonts w:ascii="Times New Roman" w:eastAsia="Times New Roman" w:hAnsi="Times New Roman" w:cs="Times New Roman"/>
          <w:sz w:val="24"/>
          <w:szCs w:val="24"/>
          <w:lang w:val="en-US"/>
        </w:rPr>
        <w:t xml:space="preserve"> website should</w:t>
      </w:r>
      <w:r w:rsidRPr="00A25828">
        <w:rPr>
          <w:rFonts w:ascii="Times New Roman" w:hAnsi="Times New Roman" w:cs="Times New Roman"/>
          <w:sz w:val="24"/>
          <w:szCs w:val="24"/>
          <w:lang w:val="en-US"/>
        </w:rPr>
        <w:t xml:space="preserve"> </w:t>
      </w:r>
      <w:r w:rsidRPr="00A25828">
        <w:rPr>
          <w:rFonts w:ascii="Times New Roman" w:eastAsia="Times New Roman" w:hAnsi="Times New Roman" w:cs="Times New Roman"/>
          <w:sz w:val="24"/>
          <w:szCs w:val="24"/>
          <w:lang w:val="en-US"/>
        </w:rPr>
        <w:t>be functioning a week earlier.</w:t>
      </w:r>
    </w:p>
    <w:p w14:paraId="629FD82D" w14:textId="77777777" w:rsidR="003454D7" w:rsidRPr="00392FF6" w:rsidRDefault="00363F7D" w:rsidP="0013513A">
      <w:pPr>
        <w:numPr>
          <w:ilvl w:val="1"/>
          <w:numId w:val="1"/>
        </w:numPr>
        <w:tabs>
          <w:tab w:val="left" w:pos="720"/>
        </w:tabs>
        <w:spacing w:line="360" w:lineRule="auto"/>
        <w:ind w:left="720" w:right="4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Applications </w:t>
      </w:r>
      <w:r w:rsidRPr="009E142D">
        <w:rPr>
          <w:rFonts w:ascii="Times New Roman" w:hAnsi="Times New Roman" w:cs="Times New Roman"/>
          <w:color w:val="FF0000"/>
          <w:sz w:val="24"/>
          <w:szCs w:val="24"/>
          <w:lang w:val="en-US"/>
          <w:rPrChange w:id="73" w:author="wondimu gebre" w:date="2019-09-26T13:23:00Z">
            <w:rPr>
              <w:rFonts w:ascii="Times New Roman" w:hAnsi="Times New Roman" w:cs="Times New Roman"/>
              <w:sz w:val="24"/>
              <w:szCs w:val="24"/>
              <w:lang w:val="en-US"/>
            </w:rPr>
          </w:rPrChange>
        </w:rPr>
        <w:t>should be three types – for the visitors, for the employees at the</w:t>
      </w:r>
      <w:r w:rsidRPr="00D56B2D">
        <w:rPr>
          <w:rFonts w:ascii="Times New Roman" w:hAnsi="Times New Roman" w:cs="Times New Roman"/>
          <w:sz w:val="24"/>
          <w:szCs w:val="24"/>
          <w:lang w:val="en-US"/>
        </w:rPr>
        <w:t xml:space="preserve"> events and for the client.</w:t>
      </w:r>
    </w:p>
    <w:p w14:paraId="29351356" w14:textId="77777777" w:rsidR="00363F7D" w:rsidRPr="00C6600C" w:rsidRDefault="00363F7D" w:rsidP="00D56B2D">
      <w:pPr>
        <w:spacing w:line="360" w:lineRule="auto"/>
        <w:jc w:val="both"/>
        <w:rPr>
          <w:rFonts w:ascii="Times New Roman" w:eastAsia="Cambria" w:hAnsi="Times New Roman" w:cs="Times New Roman"/>
          <w:b/>
          <w:color w:val="4472C4"/>
          <w:sz w:val="32"/>
          <w:szCs w:val="32"/>
          <w:lang w:val="en-US"/>
        </w:rPr>
      </w:pPr>
      <w:bookmarkStart w:id="74" w:name="page4"/>
      <w:bookmarkEnd w:id="74"/>
      <w:r w:rsidRPr="00C6600C">
        <w:rPr>
          <w:rFonts w:ascii="Times New Roman" w:eastAsia="Cambria" w:hAnsi="Times New Roman" w:cs="Times New Roman"/>
          <w:b/>
          <w:color w:val="4472C4"/>
          <w:sz w:val="32"/>
          <w:szCs w:val="32"/>
          <w:lang w:val="en-US"/>
        </w:rPr>
        <w:t>3. Processes</w:t>
      </w:r>
    </w:p>
    <w:p w14:paraId="74338DAD" w14:textId="7EBDF502" w:rsidR="00363F7D" w:rsidRPr="00392FF6" w:rsidRDefault="00363F7D" w:rsidP="00392FF6">
      <w:pPr>
        <w:spacing w:line="360" w:lineRule="auto"/>
        <w:ind w:right="34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In this</w:t>
      </w:r>
      <w:ins w:id="75" w:author="wondimu gebre" w:date="2019-09-26T13:26:00Z">
        <w:r w:rsidR="00BD1C34">
          <w:rPr>
            <w:rFonts w:ascii="Times New Roman" w:hAnsi="Times New Roman" w:cs="Times New Roman"/>
            <w:sz w:val="24"/>
            <w:szCs w:val="24"/>
            <w:lang w:val="en-US"/>
          </w:rPr>
          <w:t xml:space="preserve"> set up document </w:t>
        </w:r>
        <w:r w:rsidR="00FB485E">
          <w:rPr>
            <w:rFonts w:ascii="Times New Roman" w:hAnsi="Times New Roman" w:cs="Times New Roman"/>
            <w:sz w:val="24"/>
            <w:szCs w:val="24"/>
            <w:lang w:val="en-US"/>
          </w:rPr>
          <w:t xml:space="preserve">we describe </w:t>
        </w:r>
      </w:ins>
      <w:ins w:id="76" w:author="wondimu gebre" w:date="2019-09-26T13:27:00Z">
        <w:r w:rsidR="00FB485E">
          <w:rPr>
            <w:rFonts w:ascii="Times New Roman" w:hAnsi="Times New Roman" w:cs="Times New Roman"/>
            <w:sz w:val="24"/>
            <w:szCs w:val="24"/>
            <w:lang w:val="en-US"/>
          </w:rPr>
          <w:t xml:space="preserve">all meaningful interaction </w:t>
        </w:r>
        <w:r w:rsidR="00A21A05">
          <w:rPr>
            <w:rFonts w:ascii="Times New Roman" w:hAnsi="Times New Roman" w:cs="Times New Roman"/>
            <w:sz w:val="24"/>
            <w:szCs w:val="24"/>
            <w:lang w:val="en-US"/>
          </w:rPr>
          <w:t xml:space="preserve">between </w:t>
        </w:r>
      </w:ins>
      <w:ins w:id="77" w:author="wondimu gebre" w:date="2019-09-26T13:28:00Z">
        <w:r w:rsidR="004705C0">
          <w:rPr>
            <w:rFonts w:ascii="Times New Roman" w:hAnsi="Times New Roman" w:cs="Times New Roman"/>
            <w:sz w:val="24"/>
            <w:szCs w:val="24"/>
            <w:lang w:val="en-US"/>
          </w:rPr>
          <w:t>the system and the user</w:t>
        </w:r>
      </w:ins>
      <w:del w:id="78" w:author="wondimu gebre" w:date="2019-09-26T13:27:00Z">
        <w:r w:rsidRPr="004C7D72" w:rsidDel="00A21A05">
          <w:rPr>
            <w:rFonts w:ascii="Times New Roman" w:hAnsi="Times New Roman" w:cs="Times New Roman"/>
            <w:sz w:val="24"/>
            <w:szCs w:val="24"/>
            <w:lang w:val="en-US"/>
          </w:rPr>
          <w:delText xml:space="preserve"> </w:delText>
        </w:r>
      </w:del>
      <w:del w:id="79" w:author="wondimu gebre" w:date="2019-09-26T13:28:00Z">
        <w:r w:rsidRPr="004C7D72" w:rsidDel="004705C0">
          <w:rPr>
            <w:rFonts w:ascii="Times New Roman" w:hAnsi="Times New Roman" w:cs="Times New Roman"/>
            <w:sz w:val="24"/>
            <w:szCs w:val="24"/>
            <w:lang w:val="en-US"/>
          </w:rPr>
          <w:delText>part of the document is a description of all meaningful interactions between the users and the system</w:delText>
        </w:r>
      </w:del>
      <w:r w:rsidRPr="004C7D72">
        <w:rPr>
          <w:rFonts w:ascii="Times New Roman" w:hAnsi="Times New Roman" w:cs="Times New Roman"/>
          <w:sz w:val="24"/>
          <w:szCs w:val="24"/>
          <w:lang w:val="en-US"/>
        </w:rPr>
        <w:t xml:space="preserve">. </w:t>
      </w:r>
      <w:r w:rsidR="004C7D72">
        <w:rPr>
          <w:rFonts w:ascii="Times New Roman" w:hAnsi="Times New Roman" w:cs="Times New Roman"/>
          <w:sz w:val="24"/>
          <w:szCs w:val="24"/>
          <w:lang w:val="en-US"/>
        </w:rPr>
        <w:t>The users</w:t>
      </w:r>
      <w:r w:rsidRPr="004C7D72">
        <w:rPr>
          <w:rFonts w:ascii="Times New Roman" w:hAnsi="Times New Roman" w:cs="Times New Roman"/>
          <w:sz w:val="24"/>
          <w:szCs w:val="24"/>
          <w:lang w:val="en-US"/>
        </w:rPr>
        <w:t xml:space="preserve"> are the client, </w:t>
      </w:r>
      <w:del w:id="80" w:author="wondimu gebre" w:date="2019-09-26T13:28:00Z">
        <w:r w:rsidRPr="004C7D72" w:rsidDel="005956F9">
          <w:rPr>
            <w:rFonts w:ascii="Times New Roman" w:hAnsi="Times New Roman" w:cs="Times New Roman"/>
            <w:sz w:val="24"/>
            <w:szCs w:val="24"/>
            <w:lang w:val="en-US"/>
          </w:rPr>
          <w:delText xml:space="preserve">the </w:delText>
        </w:r>
      </w:del>
      <w:r w:rsidRPr="004C7D72">
        <w:rPr>
          <w:rFonts w:ascii="Times New Roman" w:hAnsi="Times New Roman" w:cs="Times New Roman"/>
          <w:sz w:val="24"/>
          <w:szCs w:val="24"/>
          <w:lang w:val="en-US"/>
        </w:rPr>
        <w:t>employees and</w:t>
      </w:r>
      <w:ins w:id="81" w:author="wondimu gebre" w:date="2019-09-26T13:28:00Z">
        <w:r w:rsidR="005956F9">
          <w:rPr>
            <w:rFonts w:ascii="Times New Roman" w:hAnsi="Times New Roman" w:cs="Times New Roman"/>
            <w:sz w:val="24"/>
            <w:szCs w:val="24"/>
            <w:lang w:val="en-US"/>
          </w:rPr>
          <w:t xml:space="preserve"> the event </w:t>
        </w:r>
      </w:ins>
      <w:ins w:id="82" w:author="wondimu gebre" w:date="2019-09-26T13:29:00Z">
        <w:r w:rsidR="005956F9">
          <w:rPr>
            <w:rFonts w:ascii="Times New Roman" w:hAnsi="Times New Roman" w:cs="Times New Roman"/>
            <w:sz w:val="24"/>
            <w:szCs w:val="24"/>
            <w:lang w:val="en-US"/>
          </w:rPr>
          <w:t>participants.</w:t>
        </w:r>
      </w:ins>
      <w:del w:id="83" w:author="wondimu gebre" w:date="2019-09-26T13:28:00Z">
        <w:r w:rsidRPr="004C7D72" w:rsidDel="005956F9">
          <w:rPr>
            <w:rFonts w:ascii="Times New Roman" w:hAnsi="Times New Roman" w:cs="Times New Roman"/>
            <w:sz w:val="24"/>
            <w:szCs w:val="24"/>
            <w:lang w:val="en-US"/>
          </w:rPr>
          <w:delText xml:space="preserve"> the visitors of the event.</w:delText>
        </w:r>
      </w:del>
    </w:p>
    <w:p w14:paraId="78CF11F7" w14:textId="77777777" w:rsidR="00363F7D" w:rsidRPr="004C7D72" w:rsidRDefault="00363F7D" w:rsidP="00D56B2D">
      <w:pPr>
        <w:spacing w:line="360" w:lineRule="auto"/>
        <w:jc w:val="both"/>
        <w:rPr>
          <w:rFonts w:ascii="Times New Roman" w:eastAsia="Cambria" w:hAnsi="Times New Roman" w:cs="Times New Roman"/>
          <w:b/>
          <w:color w:val="0F6FC6"/>
          <w:sz w:val="28"/>
          <w:szCs w:val="28"/>
          <w:lang w:val="en-US"/>
        </w:rPr>
      </w:pPr>
      <w:r w:rsidRPr="004C7D72">
        <w:rPr>
          <w:rFonts w:ascii="Times New Roman" w:eastAsia="Cambria" w:hAnsi="Times New Roman" w:cs="Times New Roman"/>
          <w:b/>
          <w:color w:val="0F6FC6"/>
          <w:sz w:val="28"/>
          <w:szCs w:val="28"/>
          <w:lang w:val="en-US"/>
        </w:rPr>
        <w:t xml:space="preserve">3.1 Use </w:t>
      </w:r>
      <w:r w:rsidR="0013513A" w:rsidRPr="004C7D72">
        <w:rPr>
          <w:rFonts w:ascii="Times New Roman" w:eastAsia="Cambria" w:hAnsi="Times New Roman" w:cs="Times New Roman"/>
          <w:b/>
          <w:color w:val="0F6FC6"/>
          <w:sz w:val="28"/>
          <w:szCs w:val="28"/>
          <w:lang w:val="en-US"/>
        </w:rPr>
        <w:t>Case:</w:t>
      </w:r>
      <w:r w:rsidRPr="004C7D72">
        <w:rPr>
          <w:rFonts w:ascii="Times New Roman" w:eastAsia="Cambria" w:hAnsi="Times New Roman" w:cs="Times New Roman"/>
          <w:b/>
          <w:color w:val="0F6FC6"/>
          <w:sz w:val="28"/>
          <w:szCs w:val="28"/>
          <w:lang w:val="en-US"/>
        </w:rPr>
        <w:t xml:space="preserve"> Buying a Ticket and Reserving a Camping Spot</w:t>
      </w:r>
    </w:p>
    <w:p w14:paraId="3AF13521" w14:textId="4E603FD9" w:rsidR="00363F7D" w:rsidRPr="004C7D72" w:rsidRDefault="00363F7D" w:rsidP="00D56B2D">
      <w:pPr>
        <w:spacing w:line="360" w:lineRule="auto"/>
        <w:jc w:val="both"/>
        <w:rPr>
          <w:rFonts w:ascii="Times New Roman" w:hAnsi="Times New Roman" w:cs="Times New Roman"/>
          <w:b/>
          <w:bCs/>
          <w:sz w:val="24"/>
          <w:szCs w:val="24"/>
        </w:rPr>
      </w:pPr>
      <w:del w:id="84" w:author="wondimu gebre" w:date="2019-09-26T13:30:00Z">
        <w:r w:rsidRPr="004C7D72" w:rsidDel="0085774E">
          <w:rPr>
            <w:rFonts w:ascii="Times New Roman" w:hAnsi="Times New Roman" w:cs="Times New Roman"/>
            <w:b/>
            <w:bCs/>
            <w:sz w:val="24"/>
            <w:szCs w:val="24"/>
          </w:rPr>
          <w:delText>Actor</w:delText>
        </w:r>
      </w:del>
      <w:r w:rsidRPr="004C7D72">
        <w:rPr>
          <w:rFonts w:ascii="Times New Roman" w:hAnsi="Times New Roman" w:cs="Times New Roman"/>
          <w:b/>
          <w:bCs/>
          <w:sz w:val="24"/>
          <w:szCs w:val="24"/>
        </w:rPr>
        <w:t>: Visitor</w:t>
      </w:r>
    </w:p>
    <w:p w14:paraId="52900B54" w14:textId="77777777" w:rsidR="001F7A30" w:rsidRPr="004C7D72" w:rsidRDefault="00363F7D" w:rsidP="00D56B2D">
      <w:pPr>
        <w:spacing w:line="360" w:lineRule="auto"/>
        <w:jc w:val="both"/>
        <w:rPr>
          <w:rFonts w:ascii="Times New Roman" w:hAnsi="Times New Roman" w:cs="Times New Roman"/>
          <w:b/>
          <w:bCs/>
          <w:sz w:val="24"/>
          <w:szCs w:val="24"/>
        </w:rPr>
      </w:pPr>
      <w:r w:rsidRPr="004C7D72">
        <w:rPr>
          <w:rFonts w:ascii="Times New Roman" w:hAnsi="Times New Roman" w:cs="Times New Roman"/>
          <w:b/>
          <w:bCs/>
          <w:sz w:val="24"/>
          <w:szCs w:val="24"/>
        </w:rPr>
        <w:t>Main scenario:</w:t>
      </w:r>
    </w:p>
    <w:p w14:paraId="7B0F7545" w14:textId="77777777" w:rsidR="00363F7D" w:rsidRPr="004C7D72" w:rsidRDefault="00363F7D" w:rsidP="00D56B2D">
      <w:pPr>
        <w:numPr>
          <w:ilvl w:val="0"/>
          <w:numId w:val="2"/>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visitor opens the event website</w:t>
      </w:r>
    </w:p>
    <w:p w14:paraId="489B98B2" w14:textId="4C2E494A" w:rsidR="00132A25" w:rsidRPr="007D66BE" w:rsidRDefault="00132A25" w:rsidP="007D66BE">
      <w:pPr>
        <w:numPr>
          <w:ilvl w:val="0"/>
          <w:numId w:val="2"/>
        </w:numPr>
        <w:tabs>
          <w:tab w:val="left" w:pos="720"/>
        </w:tabs>
        <w:spacing w:line="360" w:lineRule="auto"/>
        <w:ind w:left="720" w:hanging="360"/>
        <w:jc w:val="both"/>
        <w:rPr>
          <w:ins w:id="85" w:author="wondimu gebre" w:date="2019-09-26T13:35:00Z"/>
          <w:rFonts w:ascii="Times New Roman" w:hAnsi="Times New Roman" w:cs="Times New Roman"/>
          <w:sz w:val="24"/>
          <w:szCs w:val="24"/>
          <w:lang w:val="en-US"/>
        </w:rPr>
      </w:pPr>
      <w:ins w:id="86" w:author="wondimu gebre" w:date="2019-09-26T13:35:00Z">
        <w:r w:rsidRPr="004C7D72">
          <w:rPr>
            <w:rFonts w:ascii="Times New Roman" w:hAnsi="Times New Roman" w:cs="Times New Roman"/>
            <w:sz w:val="24"/>
            <w:szCs w:val="24"/>
            <w:lang w:val="en-US"/>
          </w:rPr>
          <w:lastRenderedPageBreak/>
          <w:t xml:space="preserve">The visitor buys a ticket from </w:t>
        </w:r>
        <w:r>
          <w:rPr>
            <w:rFonts w:ascii="Times New Roman" w:hAnsi="Times New Roman" w:cs="Times New Roman"/>
            <w:sz w:val="24"/>
            <w:szCs w:val="24"/>
            <w:lang w:val="en-US"/>
          </w:rPr>
          <w:t xml:space="preserve">the website </w:t>
        </w:r>
      </w:ins>
    </w:p>
    <w:p w14:paraId="1B12DD84" w14:textId="6A5D9DE5" w:rsidR="00573443" w:rsidRPr="004C7D72" w:rsidRDefault="00573443" w:rsidP="00D56B2D">
      <w:pPr>
        <w:numPr>
          <w:ilvl w:val="0"/>
          <w:numId w:val="2"/>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visitor </w:t>
      </w:r>
      <w:ins w:id="87" w:author="wondimu gebre" w:date="2019-09-26T13:35:00Z">
        <w:r w:rsidR="00045D61">
          <w:rPr>
            <w:rFonts w:ascii="Times New Roman" w:hAnsi="Times New Roman" w:cs="Times New Roman"/>
            <w:sz w:val="24"/>
            <w:szCs w:val="24"/>
            <w:lang w:val="en-US"/>
          </w:rPr>
          <w:t>sign</w:t>
        </w:r>
        <w:r w:rsidR="000C0AC6">
          <w:rPr>
            <w:rFonts w:ascii="Times New Roman" w:hAnsi="Times New Roman" w:cs="Times New Roman"/>
            <w:sz w:val="24"/>
            <w:szCs w:val="24"/>
            <w:lang w:val="en-US"/>
          </w:rPr>
          <w:t xml:space="preserve"> </w:t>
        </w:r>
        <w:r w:rsidR="00132A25">
          <w:rPr>
            <w:rFonts w:ascii="Times New Roman" w:hAnsi="Times New Roman" w:cs="Times New Roman"/>
            <w:sz w:val="24"/>
            <w:szCs w:val="24"/>
            <w:lang w:val="en-US"/>
          </w:rPr>
          <w:t>up on the page</w:t>
        </w:r>
      </w:ins>
      <w:del w:id="88" w:author="wondimu gebre" w:date="2019-09-26T13:34:00Z">
        <w:r w:rsidR="00E62F06" w:rsidRPr="004C7D72" w:rsidDel="00132A25">
          <w:rPr>
            <w:rFonts w:ascii="Times New Roman" w:hAnsi="Times New Roman" w:cs="Times New Roman"/>
            <w:sz w:val="24"/>
            <w:szCs w:val="24"/>
            <w:lang w:val="en-US"/>
          </w:rPr>
          <w:delText>creates</w:delText>
        </w:r>
        <w:r w:rsidRPr="004C7D72" w:rsidDel="00132A25">
          <w:rPr>
            <w:rFonts w:ascii="Times New Roman" w:hAnsi="Times New Roman" w:cs="Times New Roman"/>
            <w:sz w:val="24"/>
            <w:szCs w:val="24"/>
            <w:lang w:val="en-US"/>
          </w:rPr>
          <w:delText xml:space="preserve"> an account</w:delText>
        </w:r>
      </w:del>
      <w:r w:rsidRPr="004C7D72">
        <w:rPr>
          <w:rFonts w:ascii="Times New Roman" w:hAnsi="Times New Roman" w:cs="Times New Roman"/>
          <w:sz w:val="24"/>
          <w:szCs w:val="24"/>
          <w:lang w:val="en-US"/>
        </w:rPr>
        <w:t xml:space="preserve"> </w:t>
      </w:r>
    </w:p>
    <w:p w14:paraId="3DC8D7C3" w14:textId="77777777" w:rsidR="00DE4154" w:rsidRPr="004C7D72" w:rsidRDefault="00DE4154" w:rsidP="00D56B2D">
      <w:pPr>
        <w:numPr>
          <w:ilvl w:val="0"/>
          <w:numId w:val="2"/>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visitor login on the page</w:t>
      </w:r>
    </w:p>
    <w:p w14:paraId="5D0A2044" w14:textId="66DAB46C" w:rsidR="00363F7D" w:rsidRPr="004C7D72" w:rsidDel="00132A25" w:rsidRDefault="00363F7D" w:rsidP="00D56B2D">
      <w:pPr>
        <w:numPr>
          <w:ilvl w:val="0"/>
          <w:numId w:val="2"/>
        </w:numPr>
        <w:tabs>
          <w:tab w:val="left" w:pos="720"/>
        </w:tabs>
        <w:spacing w:line="360" w:lineRule="auto"/>
        <w:ind w:left="720" w:hanging="360"/>
        <w:jc w:val="both"/>
        <w:rPr>
          <w:del w:id="89" w:author="wondimu gebre" w:date="2019-09-26T13:35:00Z"/>
          <w:rFonts w:ascii="Times New Roman" w:hAnsi="Times New Roman" w:cs="Times New Roman"/>
          <w:sz w:val="24"/>
          <w:szCs w:val="24"/>
          <w:lang w:val="en-US"/>
        </w:rPr>
      </w:pPr>
      <w:del w:id="90" w:author="wondimu gebre" w:date="2019-09-26T13:35:00Z">
        <w:r w:rsidRPr="004C7D72" w:rsidDel="00132A25">
          <w:rPr>
            <w:rFonts w:ascii="Times New Roman" w:hAnsi="Times New Roman" w:cs="Times New Roman"/>
            <w:sz w:val="24"/>
            <w:szCs w:val="24"/>
            <w:lang w:val="en-US"/>
          </w:rPr>
          <w:delText xml:space="preserve">The visitor </w:delText>
        </w:r>
        <w:r w:rsidR="00E62F06" w:rsidRPr="004C7D72" w:rsidDel="00132A25">
          <w:rPr>
            <w:rFonts w:ascii="Times New Roman" w:hAnsi="Times New Roman" w:cs="Times New Roman"/>
            <w:sz w:val="24"/>
            <w:szCs w:val="24"/>
            <w:lang w:val="en-US"/>
          </w:rPr>
          <w:delText xml:space="preserve">buys </w:delText>
        </w:r>
        <w:r w:rsidRPr="004C7D72" w:rsidDel="00132A25">
          <w:rPr>
            <w:rFonts w:ascii="Times New Roman" w:hAnsi="Times New Roman" w:cs="Times New Roman"/>
            <w:sz w:val="24"/>
            <w:szCs w:val="24"/>
            <w:lang w:val="en-US"/>
          </w:rPr>
          <w:delText xml:space="preserve">a ticket </w:delText>
        </w:r>
        <w:r w:rsidR="00645BA3" w:rsidRPr="004C7D72" w:rsidDel="00132A25">
          <w:rPr>
            <w:rFonts w:ascii="Times New Roman" w:hAnsi="Times New Roman" w:cs="Times New Roman"/>
            <w:sz w:val="24"/>
            <w:szCs w:val="24"/>
            <w:lang w:val="en-US"/>
          </w:rPr>
          <w:delText>from the online</w:delText>
        </w:r>
      </w:del>
    </w:p>
    <w:p w14:paraId="6884B508" w14:textId="280B8218" w:rsidR="00363F7D" w:rsidRPr="004C7D72" w:rsidDel="00570373" w:rsidRDefault="00363F7D" w:rsidP="00D56B2D">
      <w:pPr>
        <w:numPr>
          <w:ilvl w:val="0"/>
          <w:numId w:val="2"/>
        </w:numPr>
        <w:tabs>
          <w:tab w:val="left" w:pos="720"/>
        </w:tabs>
        <w:spacing w:line="360" w:lineRule="auto"/>
        <w:ind w:left="720" w:hanging="360"/>
        <w:jc w:val="both"/>
        <w:rPr>
          <w:del w:id="91" w:author="wondimu gebre" w:date="2019-09-26T13:34:00Z"/>
          <w:rFonts w:ascii="Times New Roman" w:hAnsi="Times New Roman" w:cs="Times New Roman"/>
          <w:color w:val="FF0000"/>
          <w:sz w:val="24"/>
          <w:szCs w:val="24"/>
          <w:lang w:val="en-US"/>
        </w:rPr>
      </w:pPr>
      <w:commentRangeStart w:id="92"/>
      <w:del w:id="93" w:author="wondimu gebre" w:date="2019-09-26T13:34:00Z">
        <w:r w:rsidRPr="004C7D72" w:rsidDel="00570373">
          <w:rPr>
            <w:rFonts w:ascii="Times New Roman" w:hAnsi="Times New Roman" w:cs="Times New Roman"/>
            <w:color w:val="FF0000"/>
            <w:sz w:val="24"/>
            <w:szCs w:val="24"/>
            <w:lang w:val="en-US"/>
          </w:rPr>
          <w:delText>The visitor reserves a camping spot</w:delText>
        </w:r>
        <w:commentRangeEnd w:id="92"/>
        <w:r w:rsidR="0090281B" w:rsidRPr="004C7D72" w:rsidDel="00570373">
          <w:rPr>
            <w:rStyle w:val="CommentReference"/>
          </w:rPr>
          <w:commentReference w:id="92"/>
        </w:r>
      </w:del>
    </w:p>
    <w:p w14:paraId="4621D610" w14:textId="198313EA" w:rsidR="00363F7D" w:rsidRPr="004C7D72" w:rsidRDefault="00363F7D" w:rsidP="00D56B2D">
      <w:pPr>
        <w:numPr>
          <w:ilvl w:val="0"/>
          <w:numId w:val="2"/>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visitor confirms the </w:t>
      </w:r>
      <w:ins w:id="94" w:author="wondimu gebre" w:date="2019-09-26T13:36:00Z">
        <w:r w:rsidR="000C0AC6">
          <w:rPr>
            <w:rFonts w:ascii="Times New Roman" w:hAnsi="Times New Roman" w:cs="Times New Roman"/>
            <w:sz w:val="24"/>
            <w:szCs w:val="24"/>
            <w:lang w:val="en-US"/>
          </w:rPr>
          <w:t xml:space="preserve">payment </w:t>
        </w:r>
      </w:ins>
      <w:del w:id="95" w:author="wondimu gebre" w:date="2019-09-26T13:36:00Z">
        <w:r w:rsidRPr="004C7D72" w:rsidDel="000C0AC6">
          <w:rPr>
            <w:rFonts w:ascii="Times New Roman" w:hAnsi="Times New Roman" w:cs="Times New Roman"/>
            <w:sz w:val="24"/>
            <w:szCs w:val="24"/>
            <w:lang w:val="en-US"/>
          </w:rPr>
          <w:delText>purchase</w:delText>
        </w:r>
      </w:del>
    </w:p>
    <w:p w14:paraId="1B1DFBB5" w14:textId="77777777" w:rsidR="00363F7D" w:rsidRPr="004C7D72" w:rsidRDefault="00363F7D" w:rsidP="00D56B2D">
      <w:pPr>
        <w:numPr>
          <w:ilvl w:val="0"/>
          <w:numId w:val="2"/>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w:t>
      </w:r>
      <w:r w:rsidRPr="0074476D">
        <w:rPr>
          <w:rFonts w:ascii="Times New Roman" w:hAnsi="Times New Roman" w:cs="Times New Roman"/>
          <w:color w:val="FF0000"/>
          <w:sz w:val="24"/>
          <w:szCs w:val="24"/>
          <w:lang w:val="en-US"/>
          <w:rPrChange w:id="96" w:author="wondimu gebre" w:date="2019-09-26T13:36:00Z">
            <w:rPr>
              <w:rFonts w:ascii="Times New Roman" w:hAnsi="Times New Roman" w:cs="Times New Roman"/>
              <w:sz w:val="24"/>
              <w:szCs w:val="24"/>
              <w:lang w:val="en-US"/>
            </w:rPr>
          </w:rPrChange>
        </w:rPr>
        <w:t>he system answers in sending an email with the visitor ID to the visitor</w:t>
      </w:r>
    </w:p>
    <w:p w14:paraId="684E04B3"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4173ED7" w14:textId="77777777" w:rsidR="00363F7D"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Extensions:</w:t>
      </w:r>
    </w:p>
    <w:p w14:paraId="5AD28297" w14:textId="3ED83050" w:rsidR="00363F7D" w:rsidRPr="00D56B2D" w:rsidRDefault="00074EC0"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3</w:t>
      </w:r>
      <w:r w:rsidR="00363F7D" w:rsidRPr="004C7D72">
        <w:rPr>
          <w:rFonts w:ascii="Times New Roman" w:hAnsi="Times New Roman" w:cs="Times New Roman"/>
          <w:sz w:val="24"/>
          <w:szCs w:val="24"/>
          <w:lang w:val="en-US"/>
        </w:rPr>
        <w:t xml:space="preserve">a. The visitor </w:t>
      </w:r>
      <w:ins w:id="97" w:author="wondimu gebre" w:date="2019-09-26T13:39:00Z">
        <w:r w:rsidR="00224859">
          <w:rPr>
            <w:rFonts w:ascii="Times New Roman" w:hAnsi="Times New Roman" w:cs="Times New Roman"/>
            <w:sz w:val="24"/>
            <w:szCs w:val="24"/>
            <w:lang w:val="en-US"/>
          </w:rPr>
          <w:t>buys</w:t>
        </w:r>
      </w:ins>
      <w:ins w:id="98" w:author="wondimu gebre" w:date="2019-09-26T13:37:00Z">
        <w:r w:rsidR="00B46A6C">
          <w:rPr>
            <w:rFonts w:ascii="Times New Roman" w:hAnsi="Times New Roman" w:cs="Times New Roman"/>
            <w:sz w:val="24"/>
            <w:szCs w:val="24"/>
            <w:lang w:val="en-US"/>
          </w:rPr>
          <w:t xml:space="preserve"> more than </w:t>
        </w:r>
      </w:ins>
      <w:del w:id="99" w:author="wondimu gebre" w:date="2019-09-26T13:37:00Z">
        <w:r w:rsidR="00363F7D" w:rsidRPr="004C7D72" w:rsidDel="00B46A6C">
          <w:rPr>
            <w:rFonts w:ascii="Times New Roman" w:hAnsi="Times New Roman" w:cs="Times New Roman"/>
            <w:sz w:val="24"/>
            <w:szCs w:val="24"/>
            <w:lang w:val="en-US"/>
          </w:rPr>
          <w:delText xml:space="preserve">adds more than </w:delText>
        </w:r>
      </w:del>
      <w:r w:rsidR="00363F7D" w:rsidRPr="004C7D72">
        <w:rPr>
          <w:rFonts w:ascii="Times New Roman" w:hAnsi="Times New Roman" w:cs="Times New Roman"/>
          <w:sz w:val="24"/>
          <w:szCs w:val="24"/>
          <w:lang w:val="en-US"/>
        </w:rPr>
        <w:t>1 ticket:</w:t>
      </w:r>
    </w:p>
    <w:p w14:paraId="58E8B571" w14:textId="023C4BAE" w:rsidR="00363F7D" w:rsidRPr="004C7D72" w:rsidRDefault="00363F7D" w:rsidP="00074EC0">
      <w:pPr>
        <w:tabs>
          <w:tab w:val="left" w:pos="1130"/>
        </w:tabs>
        <w:spacing w:line="360" w:lineRule="auto"/>
        <w:ind w:right="42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system asks</w:t>
      </w:r>
      <w:ins w:id="100" w:author="wondimu gebre" w:date="2019-09-26T13:37:00Z">
        <w:r w:rsidR="00B46A6C">
          <w:rPr>
            <w:rFonts w:ascii="Times New Roman" w:hAnsi="Times New Roman" w:cs="Times New Roman"/>
            <w:sz w:val="24"/>
            <w:szCs w:val="24"/>
            <w:lang w:val="en-US"/>
          </w:rPr>
          <w:t xml:space="preserve"> </w:t>
        </w:r>
        <w:r w:rsidR="00300503">
          <w:rPr>
            <w:rFonts w:ascii="Times New Roman" w:hAnsi="Times New Roman" w:cs="Times New Roman"/>
            <w:sz w:val="24"/>
            <w:szCs w:val="24"/>
            <w:lang w:val="en-US"/>
          </w:rPr>
          <w:t xml:space="preserve">the details of each person </w:t>
        </w:r>
      </w:ins>
      <w:del w:id="101" w:author="wondimu gebre" w:date="2019-09-26T13:38:00Z">
        <w:r w:rsidRPr="004C7D72" w:rsidDel="00FF0D6F">
          <w:rPr>
            <w:rFonts w:ascii="Times New Roman" w:hAnsi="Times New Roman" w:cs="Times New Roman"/>
            <w:sz w:val="24"/>
            <w:szCs w:val="24"/>
            <w:lang w:val="en-US"/>
          </w:rPr>
          <w:delText xml:space="preserve"> </w:delText>
        </w:r>
      </w:del>
      <w:ins w:id="102" w:author="wondimu gebre" w:date="2019-09-26T13:38:00Z">
        <w:r w:rsidR="00FF0D6F">
          <w:rPr>
            <w:rFonts w:ascii="Times New Roman" w:hAnsi="Times New Roman" w:cs="Times New Roman"/>
            <w:sz w:val="24"/>
            <w:szCs w:val="24"/>
            <w:lang w:val="en-US"/>
          </w:rPr>
          <w:t xml:space="preserve">and it uses for administration and </w:t>
        </w:r>
        <w:r w:rsidR="00224859">
          <w:rPr>
            <w:rFonts w:ascii="Times New Roman" w:hAnsi="Times New Roman" w:cs="Times New Roman"/>
            <w:sz w:val="24"/>
            <w:szCs w:val="24"/>
            <w:lang w:val="en-US"/>
          </w:rPr>
          <w:t xml:space="preserve">event account </w:t>
        </w:r>
      </w:ins>
      <w:del w:id="103" w:author="wondimu gebre" w:date="2019-09-26T13:37:00Z">
        <w:r w:rsidRPr="004C7D72" w:rsidDel="00300503">
          <w:rPr>
            <w:rFonts w:ascii="Times New Roman" w:hAnsi="Times New Roman" w:cs="Times New Roman"/>
            <w:sz w:val="24"/>
            <w:szCs w:val="24"/>
            <w:lang w:val="en-US"/>
          </w:rPr>
          <w:delText xml:space="preserve">for details of </w:delText>
        </w:r>
        <w:r w:rsidR="00074EC0" w:rsidRPr="004C7D72" w:rsidDel="00300503">
          <w:rPr>
            <w:rFonts w:ascii="Times New Roman" w:hAnsi="Times New Roman" w:cs="Times New Roman"/>
            <w:sz w:val="24"/>
            <w:szCs w:val="24"/>
            <w:lang w:val="en-US"/>
          </w:rPr>
          <w:delText xml:space="preserve">each person </w:delText>
        </w:r>
        <w:r w:rsidRPr="004C7D72" w:rsidDel="00300503">
          <w:rPr>
            <w:rFonts w:ascii="Times New Roman" w:hAnsi="Times New Roman" w:cs="Times New Roman"/>
            <w:sz w:val="24"/>
            <w:szCs w:val="24"/>
            <w:lang w:val="en-US"/>
          </w:rPr>
          <w:delText xml:space="preserve">and more fields for credentials appear for each ticket purchased </w:delText>
        </w:r>
      </w:del>
      <w:r w:rsidRPr="004C7D72">
        <w:rPr>
          <w:rFonts w:ascii="Times New Roman" w:hAnsi="Times New Roman" w:cs="Times New Roman"/>
          <w:sz w:val="24"/>
          <w:szCs w:val="24"/>
          <w:lang w:val="en-US"/>
        </w:rPr>
        <w:t>(</w:t>
      </w:r>
      <w:ins w:id="104" w:author="wondimu gebre" w:date="2019-09-26T13:38:00Z">
        <w:r w:rsidR="00224859">
          <w:rPr>
            <w:rFonts w:ascii="Times New Roman" w:hAnsi="Times New Roman" w:cs="Times New Roman"/>
            <w:sz w:val="24"/>
            <w:szCs w:val="24"/>
            <w:lang w:val="en-US"/>
          </w:rPr>
          <w:t xml:space="preserve"> </w:t>
        </w:r>
      </w:ins>
      <w:ins w:id="105" w:author="wondimu gebre" w:date="2019-09-26T13:39:00Z">
        <w:r w:rsidR="00224859">
          <w:rPr>
            <w:rFonts w:ascii="Times New Roman" w:hAnsi="Times New Roman" w:cs="Times New Roman"/>
            <w:sz w:val="24"/>
            <w:szCs w:val="24"/>
            <w:lang w:val="en-US"/>
          </w:rPr>
          <w:t>the detail asks first name, last name and email</w:t>
        </w:r>
      </w:ins>
      <w:del w:id="106" w:author="wondimu gebre" w:date="2019-09-26T13:39:00Z">
        <w:r w:rsidRPr="004C7D72" w:rsidDel="00224859">
          <w:rPr>
            <w:rFonts w:ascii="Times New Roman" w:hAnsi="Times New Roman" w:cs="Times New Roman"/>
            <w:sz w:val="24"/>
            <w:szCs w:val="24"/>
            <w:lang w:val="en-US"/>
          </w:rPr>
          <w:delText>First name, Last name, Email</w:delText>
        </w:r>
      </w:del>
      <w:r w:rsidRPr="004C7D72">
        <w:rPr>
          <w:rFonts w:ascii="Times New Roman" w:hAnsi="Times New Roman" w:cs="Times New Roman"/>
          <w:sz w:val="24"/>
          <w:szCs w:val="24"/>
          <w:lang w:val="en-US"/>
        </w:rPr>
        <w:t>)</w:t>
      </w:r>
    </w:p>
    <w:p w14:paraId="7285A10A" w14:textId="02FF3F49" w:rsidR="00363F7D" w:rsidRPr="00C6600C" w:rsidRDefault="00363F7D" w:rsidP="00D56B2D">
      <w:pPr>
        <w:spacing w:line="360" w:lineRule="auto"/>
        <w:jc w:val="both"/>
        <w:rPr>
          <w:rFonts w:ascii="Times New Roman" w:hAnsi="Times New Roman" w:cs="Times New Roman"/>
          <w:color w:val="000000"/>
          <w:sz w:val="24"/>
          <w:szCs w:val="24"/>
          <w:lang w:val="en-US"/>
        </w:rPr>
      </w:pPr>
      <w:r w:rsidRPr="00C6600C">
        <w:rPr>
          <w:rFonts w:ascii="Times New Roman" w:hAnsi="Times New Roman" w:cs="Times New Roman"/>
          <w:color w:val="000000"/>
          <w:sz w:val="24"/>
          <w:szCs w:val="24"/>
          <w:lang w:val="en-US"/>
        </w:rPr>
        <w:t>4a. The visitor reserves a group camping spot</w:t>
      </w:r>
      <w:ins w:id="107" w:author="wondimu gebre" w:date="2019-09-26T13:40:00Z">
        <w:r w:rsidR="00F5768F">
          <w:rPr>
            <w:rFonts w:ascii="Times New Roman" w:hAnsi="Times New Roman" w:cs="Times New Roman"/>
            <w:color w:val="000000"/>
            <w:sz w:val="24"/>
            <w:szCs w:val="24"/>
            <w:lang w:val="en-US"/>
          </w:rPr>
          <w:t xml:space="preserve"> at the event </w:t>
        </w:r>
      </w:ins>
      <w:del w:id="108" w:author="wondimu gebre" w:date="2019-09-26T13:40:00Z">
        <w:r w:rsidRPr="00C6600C" w:rsidDel="00F5768F">
          <w:rPr>
            <w:rFonts w:ascii="Times New Roman" w:hAnsi="Times New Roman" w:cs="Times New Roman"/>
            <w:color w:val="000000"/>
            <w:sz w:val="24"/>
            <w:szCs w:val="24"/>
            <w:lang w:val="en-US"/>
          </w:rPr>
          <w:delText>:</w:delText>
        </w:r>
      </w:del>
    </w:p>
    <w:p w14:paraId="0B7FF98B" w14:textId="20E26F9A" w:rsidR="00363F7D" w:rsidRPr="00C6600C" w:rsidRDefault="00363F7D" w:rsidP="00D56B2D">
      <w:pPr>
        <w:numPr>
          <w:ilvl w:val="0"/>
          <w:numId w:val="43"/>
        </w:numPr>
        <w:tabs>
          <w:tab w:val="left" w:pos="1080"/>
        </w:tabs>
        <w:spacing w:line="360" w:lineRule="auto"/>
        <w:ind w:right="120"/>
        <w:jc w:val="both"/>
        <w:rPr>
          <w:rFonts w:ascii="Times New Roman" w:hAnsi="Times New Roman" w:cs="Times New Roman"/>
          <w:color w:val="000000"/>
          <w:sz w:val="24"/>
          <w:szCs w:val="24"/>
          <w:lang w:val="en-US"/>
        </w:rPr>
      </w:pPr>
      <w:r w:rsidRPr="00C6600C">
        <w:rPr>
          <w:rFonts w:ascii="Times New Roman" w:hAnsi="Times New Roman" w:cs="Times New Roman"/>
          <w:color w:val="000000"/>
          <w:sz w:val="24"/>
          <w:szCs w:val="24"/>
          <w:lang w:val="en-US"/>
        </w:rPr>
        <w:t xml:space="preserve">The </w:t>
      </w:r>
      <w:r w:rsidR="001F5898" w:rsidRPr="00C6600C">
        <w:rPr>
          <w:rFonts w:ascii="Times New Roman" w:hAnsi="Times New Roman" w:cs="Times New Roman"/>
          <w:color w:val="000000"/>
          <w:sz w:val="24"/>
          <w:szCs w:val="24"/>
          <w:lang w:val="en-US"/>
        </w:rPr>
        <w:t xml:space="preserve">employee </w:t>
      </w:r>
      <w:r w:rsidRPr="00C6600C">
        <w:rPr>
          <w:rFonts w:ascii="Times New Roman" w:hAnsi="Times New Roman" w:cs="Times New Roman"/>
          <w:color w:val="000000"/>
          <w:sz w:val="24"/>
          <w:szCs w:val="24"/>
          <w:lang w:val="en-US"/>
        </w:rPr>
        <w:t>ask</w:t>
      </w:r>
      <w:r w:rsidR="001F5898" w:rsidRPr="00C6600C">
        <w:rPr>
          <w:rFonts w:ascii="Times New Roman" w:hAnsi="Times New Roman" w:cs="Times New Roman"/>
          <w:color w:val="000000"/>
          <w:sz w:val="24"/>
          <w:szCs w:val="24"/>
          <w:lang w:val="en-US"/>
        </w:rPr>
        <w:t>s</w:t>
      </w:r>
      <w:r w:rsidRPr="00C6600C">
        <w:rPr>
          <w:rFonts w:ascii="Times New Roman" w:hAnsi="Times New Roman" w:cs="Times New Roman"/>
          <w:color w:val="000000"/>
          <w:sz w:val="24"/>
          <w:szCs w:val="24"/>
          <w:lang w:val="en-US"/>
        </w:rPr>
        <w:t xml:space="preserve"> </w:t>
      </w:r>
      <w:ins w:id="109" w:author="wondimu gebre" w:date="2019-09-26T13:40:00Z">
        <w:r w:rsidR="00801481">
          <w:rPr>
            <w:rFonts w:ascii="Times New Roman" w:hAnsi="Times New Roman" w:cs="Times New Roman"/>
            <w:color w:val="000000"/>
            <w:sz w:val="24"/>
            <w:szCs w:val="24"/>
            <w:lang w:val="en-US"/>
          </w:rPr>
          <w:t xml:space="preserve">id or passport </w:t>
        </w:r>
      </w:ins>
      <w:ins w:id="110" w:author="wondimu gebre" w:date="2019-09-26T13:41:00Z">
        <w:r w:rsidR="000B3066">
          <w:rPr>
            <w:rFonts w:ascii="Times New Roman" w:hAnsi="Times New Roman" w:cs="Times New Roman"/>
            <w:color w:val="000000"/>
            <w:sz w:val="24"/>
            <w:szCs w:val="24"/>
            <w:lang w:val="en-US"/>
          </w:rPr>
          <w:t xml:space="preserve">each person </w:t>
        </w:r>
        <w:r w:rsidR="00E461D9">
          <w:rPr>
            <w:rFonts w:ascii="Times New Roman" w:hAnsi="Times New Roman" w:cs="Times New Roman"/>
            <w:color w:val="000000"/>
            <w:sz w:val="24"/>
            <w:szCs w:val="24"/>
            <w:lang w:val="en-US"/>
          </w:rPr>
          <w:t xml:space="preserve">in the group </w:t>
        </w:r>
      </w:ins>
      <w:del w:id="111" w:author="wondimu gebre" w:date="2019-09-26T13:41:00Z">
        <w:r w:rsidRPr="00C6600C" w:rsidDel="000B3066">
          <w:rPr>
            <w:rFonts w:ascii="Times New Roman" w:hAnsi="Times New Roman" w:cs="Times New Roman"/>
            <w:color w:val="000000"/>
            <w:sz w:val="24"/>
            <w:szCs w:val="24"/>
            <w:lang w:val="en-US"/>
          </w:rPr>
          <w:delText xml:space="preserve">for credentials </w:delText>
        </w:r>
      </w:del>
      <w:del w:id="112" w:author="wondimu gebre" w:date="2019-09-26T13:42:00Z">
        <w:r w:rsidRPr="00C6600C" w:rsidDel="00E461D9">
          <w:rPr>
            <w:rFonts w:ascii="Times New Roman" w:hAnsi="Times New Roman" w:cs="Times New Roman"/>
            <w:color w:val="000000"/>
            <w:sz w:val="24"/>
            <w:szCs w:val="24"/>
            <w:lang w:val="en-US"/>
          </w:rPr>
          <w:delText xml:space="preserve">for each person in the group </w:delText>
        </w:r>
      </w:del>
      <w:r w:rsidRPr="00C6600C">
        <w:rPr>
          <w:rFonts w:ascii="Times New Roman" w:hAnsi="Times New Roman" w:cs="Times New Roman"/>
          <w:color w:val="000000"/>
          <w:sz w:val="24"/>
          <w:szCs w:val="24"/>
          <w:lang w:val="en-US"/>
        </w:rPr>
        <w:t>if th</w:t>
      </w:r>
      <w:ins w:id="113" w:author="wondimu gebre" w:date="2019-09-26T13:42:00Z">
        <w:r w:rsidR="00334721">
          <w:rPr>
            <w:rFonts w:ascii="Times New Roman" w:hAnsi="Times New Roman" w:cs="Times New Roman"/>
            <w:color w:val="000000"/>
            <w:sz w:val="24"/>
            <w:szCs w:val="24"/>
            <w:lang w:val="en-US"/>
          </w:rPr>
          <w:t>ey reserved a</w:t>
        </w:r>
      </w:ins>
      <w:del w:id="114" w:author="wondimu gebre" w:date="2019-09-26T13:42:00Z">
        <w:r w:rsidRPr="00C6600C" w:rsidDel="00334721">
          <w:rPr>
            <w:rFonts w:ascii="Times New Roman" w:hAnsi="Times New Roman" w:cs="Times New Roman"/>
            <w:color w:val="000000"/>
            <w:sz w:val="24"/>
            <w:szCs w:val="24"/>
            <w:lang w:val="en-US"/>
          </w:rPr>
          <w:delText>e</w:delText>
        </w:r>
      </w:del>
      <w:r w:rsidRPr="00C6600C">
        <w:rPr>
          <w:rFonts w:ascii="Times New Roman" w:hAnsi="Times New Roman" w:cs="Times New Roman"/>
          <w:color w:val="000000"/>
          <w:sz w:val="24"/>
          <w:szCs w:val="24"/>
          <w:lang w:val="en-US"/>
        </w:rPr>
        <w:t xml:space="preserve"> camping spot </w:t>
      </w:r>
      <w:ins w:id="115" w:author="wondimu gebre" w:date="2019-09-26T13:42:00Z">
        <w:r w:rsidR="00186E8C">
          <w:rPr>
            <w:rFonts w:ascii="Times New Roman" w:hAnsi="Times New Roman" w:cs="Times New Roman"/>
            <w:color w:val="000000"/>
            <w:sz w:val="24"/>
            <w:szCs w:val="24"/>
            <w:lang w:val="en-US"/>
          </w:rPr>
          <w:t>the emp</w:t>
        </w:r>
      </w:ins>
      <w:ins w:id="116" w:author="wondimu gebre" w:date="2019-09-26T13:43:00Z">
        <w:r w:rsidR="00186E8C">
          <w:rPr>
            <w:rFonts w:ascii="Times New Roman" w:hAnsi="Times New Roman" w:cs="Times New Roman"/>
            <w:color w:val="000000"/>
            <w:sz w:val="24"/>
            <w:szCs w:val="24"/>
            <w:lang w:val="en-US"/>
          </w:rPr>
          <w:t>loyee record</w:t>
        </w:r>
      </w:ins>
      <w:del w:id="117" w:author="wondimu gebre" w:date="2019-09-26T13:42:00Z">
        <w:r w:rsidRPr="00C6600C" w:rsidDel="00334721">
          <w:rPr>
            <w:rFonts w:ascii="Times New Roman" w:hAnsi="Times New Roman" w:cs="Times New Roman"/>
            <w:color w:val="000000"/>
            <w:sz w:val="24"/>
            <w:szCs w:val="24"/>
            <w:lang w:val="en-US"/>
          </w:rPr>
          <w:delText>is reserved for a group</w:delText>
        </w:r>
      </w:del>
      <w:r w:rsidRPr="00C6600C">
        <w:rPr>
          <w:rFonts w:ascii="Times New Roman" w:hAnsi="Times New Roman" w:cs="Times New Roman"/>
          <w:color w:val="000000"/>
          <w:sz w:val="24"/>
          <w:szCs w:val="24"/>
          <w:lang w:val="en-US"/>
        </w:rPr>
        <w:t xml:space="preserve"> (First name, Last name, Email)</w:t>
      </w:r>
    </w:p>
    <w:p w14:paraId="4794F52E" w14:textId="77777777" w:rsidR="00363F7D" w:rsidRPr="00D56B2D"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4b. The visitor does not reserve a camping spot.</w:t>
      </w:r>
    </w:p>
    <w:p w14:paraId="388EBB94" w14:textId="0F43A238" w:rsidR="00363F7D" w:rsidRPr="004C7D72" w:rsidDel="00B84161" w:rsidRDefault="00E415AF" w:rsidP="007D66BE">
      <w:pPr>
        <w:numPr>
          <w:ilvl w:val="0"/>
          <w:numId w:val="43"/>
        </w:numPr>
        <w:spacing w:line="360" w:lineRule="auto"/>
        <w:jc w:val="both"/>
        <w:rPr>
          <w:del w:id="118" w:author="wondimu gebre" w:date="2019-09-26T13:43:00Z"/>
          <w:rFonts w:ascii="Times New Roman" w:eastAsia="Times New Roman" w:hAnsi="Times New Roman" w:cs="Times New Roman"/>
          <w:sz w:val="24"/>
          <w:szCs w:val="24"/>
          <w:lang w:val="en-US"/>
        </w:rPr>
      </w:pPr>
      <w:ins w:id="119" w:author="wondimu gebre" w:date="2019-09-26T13:44:00Z">
        <w:r>
          <w:rPr>
            <w:rFonts w:ascii="Times New Roman" w:eastAsia="Times New Roman" w:hAnsi="Times New Roman" w:cs="Times New Roman"/>
            <w:sz w:val="24"/>
            <w:szCs w:val="24"/>
            <w:lang w:val="en-US"/>
          </w:rPr>
          <w:t xml:space="preserve">Don’t participate the event </w:t>
        </w:r>
      </w:ins>
      <w:del w:id="120" w:author="wondimu gebre" w:date="2019-09-26T13:43:00Z">
        <w:r w:rsidR="00957FAA" w:rsidRPr="004C7D72" w:rsidDel="00B84161">
          <w:rPr>
            <w:rFonts w:ascii="Times New Roman" w:eastAsia="Times New Roman" w:hAnsi="Times New Roman" w:cs="Times New Roman"/>
            <w:sz w:val="24"/>
            <w:szCs w:val="24"/>
            <w:lang w:val="en-US"/>
          </w:rPr>
          <w:delText xml:space="preserve">Take their responsibility </w:delText>
        </w:r>
        <w:r w:rsidR="0051065E" w:rsidRPr="004C7D72" w:rsidDel="00B84161">
          <w:rPr>
            <w:rFonts w:ascii="Times New Roman" w:eastAsia="Times New Roman" w:hAnsi="Times New Roman" w:cs="Times New Roman"/>
            <w:sz w:val="24"/>
            <w:szCs w:val="24"/>
            <w:lang w:val="en-US"/>
          </w:rPr>
          <w:delText xml:space="preserve">and risk </w:delText>
        </w:r>
      </w:del>
    </w:p>
    <w:p w14:paraId="56BEFCBF" w14:textId="77777777" w:rsidR="00B22116" w:rsidRDefault="00B22116" w:rsidP="00B84161">
      <w:pPr>
        <w:numPr>
          <w:ilvl w:val="0"/>
          <w:numId w:val="43"/>
        </w:numPr>
        <w:spacing w:line="360" w:lineRule="auto"/>
        <w:jc w:val="both"/>
        <w:rPr>
          <w:rFonts w:ascii="Times New Roman" w:eastAsia="Times New Roman" w:hAnsi="Times New Roman" w:cs="Times New Roman"/>
          <w:sz w:val="24"/>
          <w:szCs w:val="24"/>
          <w:lang w:val="en-US"/>
        </w:rPr>
        <w:pPrChange w:id="121" w:author="wondimu gebre" w:date="2019-09-26T13:43:00Z">
          <w:pPr>
            <w:spacing w:line="360" w:lineRule="auto"/>
            <w:jc w:val="both"/>
          </w:pPr>
        </w:pPrChange>
      </w:pPr>
    </w:p>
    <w:p w14:paraId="77F31F5F" w14:textId="77777777" w:rsidR="00363F7D" w:rsidRPr="004C7D72" w:rsidRDefault="00B22116" w:rsidP="00D56B2D">
      <w:pPr>
        <w:spacing w:line="360" w:lineRule="auto"/>
        <w:jc w:val="both"/>
        <w:rPr>
          <w:rFonts w:ascii="Times New Roman" w:eastAsia="Cambria" w:hAnsi="Times New Roman" w:cs="Times New Roman"/>
          <w:b/>
          <w:color w:val="0F6FC6"/>
          <w:sz w:val="24"/>
          <w:szCs w:val="24"/>
          <w:lang w:val="en-US"/>
        </w:rPr>
      </w:pPr>
      <w:bookmarkStart w:id="122" w:name="page5"/>
      <w:bookmarkEnd w:id="122"/>
      <w:r w:rsidRPr="004C7D72">
        <w:rPr>
          <w:rFonts w:ascii="Times New Roman" w:eastAsia="Cambria" w:hAnsi="Times New Roman" w:cs="Times New Roman"/>
          <w:b/>
          <w:color w:val="0F6FC6"/>
          <w:sz w:val="24"/>
          <w:szCs w:val="24"/>
          <w:lang w:val="en-US"/>
        </w:rPr>
        <w:t xml:space="preserve">3.2 </w:t>
      </w:r>
      <w:del w:id="123" w:author="wondimu gebre" w:date="2019-09-26T13:47:00Z">
        <w:r w:rsidRPr="004C7D72" w:rsidDel="00320CB9">
          <w:rPr>
            <w:rFonts w:ascii="Times New Roman" w:eastAsia="Cambria" w:hAnsi="Times New Roman" w:cs="Times New Roman"/>
            <w:b/>
            <w:color w:val="0F6FC6"/>
            <w:sz w:val="24"/>
            <w:szCs w:val="24"/>
            <w:lang w:val="en-US"/>
          </w:rPr>
          <w:delText xml:space="preserve">Use Case: </w:delText>
        </w:r>
      </w:del>
      <w:r w:rsidRPr="004C7D72">
        <w:rPr>
          <w:rFonts w:ascii="Times New Roman" w:eastAsia="Cambria" w:hAnsi="Times New Roman" w:cs="Times New Roman"/>
          <w:b/>
          <w:color w:val="0F6FC6"/>
          <w:sz w:val="24"/>
          <w:szCs w:val="24"/>
          <w:lang w:val="en-US"/>
        </w:rPr>
        <w:t>Selling Food and Drink</w:t>
      </w:r>
    </w:p>
    <w:p w14:paraId="4507869C" w14:textId="0237F771" w:rsidR="00363F7D" w:rsidRPr="004C7D72" w:rsidRDefault="00E67918" w:rsidP="00D56B2D">
      <w:pPr>
        <w:spacing w:line="360" w:lineRule="auto"/>
        <w:jc w:val="both"/>
        <w:rPr>
          <w:rFonts w:ascii="Times New Roman" w:hAnsi="Times New Roman" w:cs="Times New Roman"/>
          <w:sz w:val="24"/>
          <w:szCs w:val="24"/>
          <w:lang w:val="en-US"/>
        </w:rPr>
      </w:pPr>
      <w:ins w:id="124" w:author="wondimu gebre" w:date="2019-09-26T13:47:00Z">
        <w:r>
          <w:rPr>
            <w:rFonts w:ascii="Times New Roman" w:hAnsi="Times New Roman" w:cs="Times New Roman"/>
            <w:b/>
            <w:bCs/>
            <w:sz w:val="24"/>
            <w:szCs w:val="24"/>
            <w:lang w:val="en-US"/>
          </w:rPr>
          <w:t>Performer</w:t>
        </w:r>
      </w:ins>
      <w:del w:id="125" w:author="wondimu gebre" w:date="2019-09-26T13:47:00Z">
        <w:r w:rsidR="00363F7D" w:rsidRPr="004C7D72" w:rsidDel="00E67918">
          <w:rPr>
            <w:rFonts w:ascii="Times New Roman" w:hAnsi="Times New Roman" w:cs="Times New Roman"/>
            <w:b/>
            <w:bCs/>
            <w:sz w:val="24"/>
            <w:szCs w:val="24"/>
            <w:lang w:val="en-US"/>
          </w:rPr>
          <w:delText>Actors</w:delText>
        </w:r>
      </w:del>
      <w:r w:rsidR="00363F7D" w:rsidRPr="004C7D72">
        <w:rPr>
          <w:rFonts w:ascii="Times New Roman" w:hAnsi="Times New Roman" w:cs="Times New Roman"/>
          <w:b/>
          <w:bCs/>
          <w:sz w:val="24"/>
          <w:szCs w:val="24"/>
          <w:lang w:val="en-US"/>
        </w:rPr>
        <w:t>:</w:t>
      </w:r>
      <w:r w:rsidR="00363F7D" w:rsidRPr="004C7D72">
        <w:rPr>
          <w:rFonts w:ascii="Times New Roman" w:hAnsi="Times New Roman" w:cs="Times New Roman"/>
          <w:sz w:val="24"/>
          <w:szCs w:val="24"/>
          <w:lang w:val="en-US"/>
        </w:rPr>
        <w:t xml:space="preserve"> Employee, Visitor</w:t>
      </w:r>
    </w:p>
    <w:p w14:paraId="4CC3D554" w14:textId="77777777" w:rsidR="00363F7D" w:rsidRPr="004C7D72" w:rsidRDefault="00363F7D" w:rsidP="00D56B2D">
      <w:pPr>
        <w:spacing w:line="360" w:lineRule="auto"/>
        <w:jc w:val="both"/>
        <w:rPr>
          <w:rFonts w:ascii="Times New Roman" w:hAnsi="Times New Roman" w:cs="Times New Roman"/>
          <w:sz w:val="24"/>
          <w:szCs w:val="24"/>
        </w:rPr>
      </w:pPr>
      <w:r w:rsidRPr="004C7D72">
        <w:rPr>
          <w:rFonts w:ascii="Times New Roman" w:hAnsi="Times New Roman" w:cs="Times New Roman"/>
          <w:b/>
          <w:bCs/>
          <w:sz w:val="24"/>
          <w:szCs w:val="24"/>
        </w:rPr>
        <w:t>Main scenario</w:t>
      </w:r>
      <w:r w:rsidRPr="004C7D72">
        <w:rPr>
          <w:rFonts w:ascii="Times New Roman" w:hAnsi="Times New Roman" w:cs="Times New Roman"/>
          <w:sz w:val="24"/>
          <w:szCs w:val="24"/>
        </w:rPr>
        <w:t>:</w:t>
      </w:r>
    </w:p>
    <w:p w14:paraId="0FDBDC5F" w14:textId="77777777" w:rsidR="00363F7D" w:rsidRPr="004C7D72" w:rsidRDefault="00363F7D" w:rsidP="00D56B2D">
      <w:pPr>
        <w:numPr>
          <w:ilvl w:val="0"/>
          <w:numId w:val="5"/>
        </w:numPr>
        <w:tabs>
          <w:tab w:val="left" w:pos="720"/>
        </w:tabs>
        <w:spacing w:line="360" w:lineRule="auto"/>
        <w:ind w:left="720" w:hanging="360"/>
        <w:jc w:val="both"/>
        <w:rPr>
          <w:rFonts w:ascii="Times New Roman" w:hAnsi="Times New Roman" w:cs="Times New Roman"/>
          <w:sz w:val="24"/>
          <w:szCs w:val="24"/>
        </w:rPr>
      </w:pPr>
      <w:r w:rsidRPr="004C7D72">
        <w:rPr>
          <w:rFonts w:ascii="Times New Roman" w:hAnsi="Times New Roman" w:cs="Times New Roman"/>
          <w:sz w:val="24"/>
          <w:szCs w:val="24"/>
        </w:rPr>
        <w:t>The visitor scans their bracelet</w:t>
      </w:r>
    </w:p>
    <w:p w14:paraId="00A1EEB9" w14:textId="20A896B7" w:rsidR="00363F7D" w:rsidRPr="004C7D72" w:rsidRDefault="00363F7D" w:rsidP="00D56B2D">
      <w:pPr>
        <w:numPr>
          <w:ilvl w:val="0"/>
          <w:numId w:val="5"/>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employee </w:t>
      </w:r>
      <w:ins w:id="126" w:author="wondimu gebre" w:date="2019-09-26T13:49:00Z">
        <w:r w:rsidR="00DB6DF7">
          <w:rPr>
            <w:rFonts w:ascii="Times New Roman" w:hAnsi="Times New Roman" w:cs="Times New Roman"/>
            <w:sz w:val="24"/>
            <w:szCs w:val="24"/>
            <w:lang w:val="en-US"/>
          </w:rPr>
          <w:t xml:space="preserve">hosts the product to the visitor </w:t>
        </w:r>
      </w:ins>
      <w:del w:id="127" w:author="wondimu gebre" w:date="2019-09-26T13:49:00Z">
        <w:r w:rsidRPr="004C7D72" w:rsidDel="00DB6DF7">
          <w:rPr>
            <w:rFonts w:ascii="Times New Roman" w:hAnsi="Times New Roman" w:cs="Times New Roman"/>
            <w:sz w:val="24"/>
            <w:szCs w:val="24"/>
            <w:lang w:val="en-US"/>
          </w:rPr>
          <w:delText>adds products to the visitor’s order</w:delText>
        </w:r>
      </w:del>
    </w:p>
    <w:p w14:paraId="5F4FEA40" w14:textId="4818A7B6" w:rsidR="00363F7D" w:rsidRPr="004C7D72" w:rsidRDefault="00363F7D" w:rsidP="00D56B2D">
      <w:pPr>
        <w:numPr>
          <w:ilvl w:val="0"/>
          <w:numId w:val="5"/>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visitor </w:t>
      </w:r>
      <w:ins w:id="128" w:author="wondimu gebre" w:date="2019-09-26T13:49:00Z">
        <w:r w:rsidR="00AC54CA">
          <w:rPr>
            <w:rFonts w:ascii="Times New Roman" w:hAnsi="Times New Roman" w:cs="Times New Roman"/>
            <w:sz w:val="24"/>
            <w:szCs w:val="24"/>
            <w:lang w:val="en-US"/>
          </w:rPr>
          <w:t>approves</w:t>
        </w:r>
      </w:ins>
      <w:del w:id="129" w:author="wondimu gebre" w:date="2019-09-26T13:49:00Z">
        <w:r w:rsidRPr="004C7D72" w:rsidDel="00DB6DF7">
          <w:rPr>
            <w:rFonts w:ascii="Times New Roman" w:hAnsi="Times New Roman" w:cs="Times New Roman"/>
            <w:sz w:val="24"/>
            <w:szCs w:val="24"/>
            <w:lang w:val="en-US"/>
          </w:rPr>
          <w:delText>confirms</w:delText>
        </w:r>
      </w:del>
      <w:r w:rsidRPr="004C7D72">
        <w:rPr>
          <w:rFonts w:ascii="Times New Roman" w:hAnsi="Times New Roman" w:cs="Times New Roman"/>
          <w:sz w:val="24"/>
          <w:szCs w:val="24"/>
          <w:lang w:val="en-US"/>
        </w:rPr>
        <w:t xml:space="preserve"> the order</w:t>
      </w:r>
    </w:p>
    <w:p w14:paraId="17DA7830" w14:textId="41DD85B5" w:rsidR="00363F7D" w:rsidRPr="004C7D72" w:rsidDel="00F87997" w:rsidRDefault="00363F7D" w:rsidP="007D66BE">
      <w:pPr>
        <w:numPr>
          <w:ilvl w:val="0"/>
          <w:numId w:val="5"/>
        </w:numPr>
        <w:tabs>
          <w:tab w:val="left" w:pos="720"/>
        </w:tabs>
        <w:spacing w:line="360" w:lineRule="auto"/>
        <w:ind w:left="720" w:right="240" w:hanging="360"/>
        <w:jc w:val="both"/>
        <w:rPr>
          <w:del w:id="130" w:author="wondimu gebre" w:date="2019-09-26T13:51:00Z"/>
          <w:rFonts w:ascii="Times New Roman" w:hAnsi="Times New Roman" w:cs="Times New Roman"/>
          <w:sz w:val="24"/>
          <w:szCs w:val="24"/>
          <w:lang w:val="en-US"/>
        </w:rPr>
      </w:pPr>
      <w:r w:rsidRPr="007D66BE">
        <w:rPr>
          <w:rFonts w:ascii="Times New Roman" w:hAnsi="Times New Roman" w:cs="Times New Roman"/>
          <w:sz w:val="24"/>
          <w:szCs w:val="24"/>
          <w:lang w:val="en-US"/>
        </w:rPr>
        <w:t xml:space="preserve">The system </w:t>
      </w:r>
      <w:ins w:id="131" w:author="wondimu gebre" w:date="2019-09-26T13:51:00Z">
        <w:r w:rsidR="00F87997" w:rsidRPr="007D66BE">
          <w:rPr>
            <w:rFonts w:ascii="Times New Roman" w:hAnsi="Times New Roman" w:cs="Times New Roman"/>
            <w:sz w:val="24"/>
            <w:szCs w:val="24"/>
            <w:lang w:val="en-US"/>
          </w:rPr>
          <w:t>deduct</w:t>
        </w:r>
      </w:ins>
      <w:ins w:id="132" w:author="wondimu gebre" w:date="2019-09-26T13:50:00Z">
        <w:r w:rsidR="00426CBB" w:rsidRPr="007D66BE">
          <w:rPr>
            <w:rFonts w:ascii="Times New Roman" w:hAnsi="Times New Roman" w:cs="Times New Roman"/>
            <w:sz w:val="24"/>
            <w:szCs w:val="24"/>
            <w:lang w:val="en-US"/>
          </w:rPr>
          <w:t xml:space="preserve"> an amount from the </w:t>
        </w:r>
        <w:r w:rsidR="00634ADE" w:rsidRPr="000046A5">
          <w:rPr>
            <w:rFonts w:ascii="Times New Roman" w:hAnsi="Times New Roman" w:cs="Times New Roman"/>
            <w:sz w:val="24"/>
            <w:szCs w:val="24"/>
            <w:lang w:val="en-US"/>
          </w:rPr>
          <w:t xml:space="preserve">visitor account and </w:t>
        </w:r>
      </w:ins>
      <w:ins w:id="133" w:author="wondimu gebre" w:date="2019-09-26T13:51:00Z">
        <w:r w:rsidR="00634ADE" w:rsidRPr="000046A5">
          <w:rPr>
            <w:rFonts w:ascii="Times New Roman" w:hAnsi="Times New Roman" w:cs="Times New Roman"/>
            <w:sz w:val="24"/>
            <w:szCs w:val="24"/>
            <w:lang w:val="en-US"/>
          </w:rPr>
          <w:t xml:space="preserve">print </w:t>
        </w:r>
        <w:r w:rsidR="00F87997" w:rsidRPr="00F87997">
          <w:rPr>
            <w:rFonts w:ascii="Times New Roman" w:hAnsi="Times New Roman" w:cs="Times New Roman"/>
            <w:sz w:val="24"/>
            <w:szCs w:val="24"/>
            <w:lang w:val="en-US"/>
            <w:rPrChange w:id="134" w:author="wondimu gebre" w:date="2019-09-26T13:51:00Z">
              <w:rPr>
                <w:rFonts w:ascii="Times New Roman" w:hAnsi="Times New Roman" w:cs="Times New Roman"/>
                <w:sz w:val="24"/>
                <w:szCs w:val="24"/>
                <w:lang w:val="en-US"/>
              </w:rPr>
            </w:rPrChange>
          </w:rPr>
          <w:t xml:space="preserve">a receipt </w:t>
        </w:r>
      </w:ins>
      <w:del w:id="135" w:author="wondimu gebre" w:date="2019-09-26T13:51:00Z">
        <w:r w:rsidRPr="004C7D72" w:rsidDel="00F87997">
          <w:rPr>
            <w:rFonts w:ascii="Times New Roman" w:hAnsi="Times New Roman" w:cs="Times New Roman"/>
            <w:sz w:val="24"/>
            <w:szCs w:val="24"/>
            <w:lang w:val="en-US"/>
          </w:rPr>
          <w:delText>answers in withdrawing money from the visitor’s event account and printing out a receipt</w:delText>
        </w:r>
      </w:del>
    </w:p>
    <w:p w14:paraId="33418DB3" w14:textId="77777777" w:rsidR="00363F7D" w:rsidRPr="007D66BE" w:rsidRDefault="00363F7D" w:rsidP="00D56B2D">
      <w:pPr>
        <w:numPr>
          <w:ilvl w:val="0"/>
          <w:numId w:val="5"/>
        </w:numPr>
        <w:tabs>
          <w:tab w:val="left" w:pos="720"/>
        </w:tabs>
        <w:spacing w:line="360" w:lineRule="auto"/>
        <w:ind w:left="720" w:right="240" w:hanging="360"/>
        <w:jc w:val="both"/>
        <w:rPr>
          <w:rFonts w:ascii="Times New Roman" w:eastAsia="Times New Roman" w:hAnsi="Times New Roman" w:cs="Times New Roman"/>
          <w:sz w:val="24"/>
          <w:szCs w:val="24"/>
          <w:lang w:val="en-US"/>
        </w:rPr>
        <w:pPrChange w:id="136" w:author="wondimu gebre" w:date="2019-09-26T13:51:00Z">
          <w:pPr>
            <w:spacing w:line="360" w:lineRule="auto"/>
            <w:jc w:val="both"/>
          </w:pPr>
        </w:pPrChange>
      </w:pPr>
    </w:p>
    <w:p w14:paraId="74E5D1B5" w14:textId="77777777" w:rsidR="00363F7D"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Extensions:</w:t>
      </w:r>
    </w:p>
    <w:p w14:paraId="2FAB0A1C" w14:textId="7F260B95" w:rsidR="00363F7D" w:rsidRPr="008B2B16" w:rsidRDefault="008B2B16"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   </w:t>
      </w:r>
      <w:r w:rsidR="00363F7D" w:rsidRPr="004C7D72">
        <w:rPr>
          <w:rFonts w:ascii="Times New Roman" w:hAnsi="Times New Roman" w:cs="Times New Roman"/>
          <w:sz w:val="24"/>
          <w:szCs w:val="24"/>
          <w:lang w:val="en-US"/>
        </w:rPr>
        <w:t>3</w:t>
      </w:r>
      <w:r w:rsidRPr="004C7D72">
        <w:rPr>
          <w:rFonts w:ascii="Times New Roman" w:hAnsi="Times New Roman" w:cs="Times New Roman"/>
          <w:sz w:val="24"/>
          <w:szCs w:val="24"/>
          <w:lang w:val="en-US"/>
        </w:rPr>
        <w:t>a. The</w:t>
      </w:r>
      <w:r w:rsidR="00363F7D" w:rsidRPr="004C7D72">
        <w:rPr>
          <w:rFonts w:ascii="Times New Roman" w:hAnsi="Times New Roman" w:cs="Times New Roman"/>
          <w:sz w:val="24"/>
          <w:szCs w:val="24"/>
          <w:lang w:val="en-US"/>
        </w:rPr>
        <w:t xml:space="preserve"> visitor </w:t>
      </w:r>
      <w:ins w:id="137" w:author="wondimu gebre" w:date="2019-09-26T13:52:00Z">
        <w:r w:rsidR="00485D09">
          <w:rPr>
            <w:rFonts w:ascii="Times New Roman" w:hAnsi="Times New Roman" w:cs="Times New Roman"/>
            <w:sz w:val="24"/>
            <w:szCs w:val="24"/>
            <w:lang w:val="en-US"/>
          </w:rPr>
          <w:t>de</w:t>
        </w:r>
        <w:r w:rsidR="00380AF1">
          <w:rPr>
            <w:rFonts w:ascii="Times New Roman" w:hAnsi="Times New Roman" w:cs="Times New Roman"/>
            <w:sz w:val="24"/>
            <w:szCs w:val="24"/>
            <w:lang w:val="en-US"/>
          </w:rPr>
          <w:t>cays</w:t>
        </w:r>
      </w:ins>
      <w:del w:id="138" w:author="wondimu gebre" w:date="2019-09-26T13:52:00Z">
        <w:r w:rsidR="00363F7D" w:rsidRPr="004C7D72" w:rsidDel="00485D09">
          <w:rPr>
            <w:rFonts w:ascii="Times New Roman" w:hAnsi="Times New Roman" w:cs="Times New Roman"/>
            <w:sz w:val="24"/>
            <w:szCs w:val="24"/>
            <w:lang w:val="en-US"/>
          </w:rPr>
          <w:delText>declines</w:delText>
        </w:r>
      </w:del>
      <w:r w:rsidR="00363F7D" w:rsidRPr="004C7D72">
        <w:rPr>
          <w:rFonts w:ascii="Times New Roman" w:hAnsi="Times New Roman" w:cs="Times New Roman"/>
          <w:sz w:val="24"/>
          <w:szCs w:val="24"/>
          <w:lang w:val="en-US"/>
        </w:rPr>
        <w:t xml:space="preserve"> the </w:t>
      </w:r>
      <w:ins w:id="139" w:author="wondimu gebre" w:date="2019-09-26T13:53:00Z">
        <w:r w:rsidR="00380AF1">
          <w:rPr>
            <w:rFonts w:ascii="Times New Roman" w:hAnsi="Times New Roman" w:cs="Times New Roman"/>
            <w:sz w:val="24"/>
            <w:szCs w:val="24"/>
            <w:lang w:val="en-US"/>
          </w:rPr>
          <w:t xml:space="preserve">whole </w:t>
        </w:r>
      </w:ins>
      <w:del w:id="140" w:author="wondimu gebre" w:date="2019-09-26T13:52:00Z">
        <w:r w:rsidR="00363F7D" w:rsidRPr="004C7D72" w:rsidDel="00380AF1">
          <w:rPr>
            <w:rFonts w:ascii="Times New Roman" w:hAnsi="Times New Roman" w:cs="Times New Roman"/>
            <w:sz w:val="24"/>
            <w:szCs w:val="24"/>
            <w:lang w:val="en-US"/>
          </w:rPr>
          <w:delText xml:space="preserve">whole </w:delText>
        </w:r>
      </w:del>
      <w:r w:rsidR="00363F7D" w:rsidRPr="004C7D72">
        <w:rPr>
          <w:rFonts w:ascii="Times New Roman" w:hAnsi="Times New Roman" w:cs="Times New Roman"/>
          <w:sz w:val="24"/>
          <w:szCs w:val="24"/>
          <w:lang w:val="en-US"/>
        </w:rPr>
        <w:t>order</w:t>
      </w:r>
    </w:p>
    <w:p w14:paraId="4FAFA9AA" w14:textId="3EF53D25" w:rsidR="00363F7D" w:rsidRPr="001B61A6" w:rsidRDefault="0078187B" w:rsidP="00D56B2D">
      <w:pPr>
        <w:numPr>
          <w:ilvl w:val="0"/>
          <w:numId w:val="6"/>
        </w:numPr>
        <w:tabs>
          <w:tab w:val="left" w:pos="1080"/>
        </w:tabs>
        <w:spacing w:line="360" w:lineRule="auto"/>
        <w:ind w:left="1080" w:hanging="360"/>
        <w:jc w:val="both"/>
        <w:rPr>
          <w:rFonts w:ascii="Times New Roman" w:hAnsi="Times New Roman" w:cs="Times New Roman"/>
          <w:sz w:val="24"/>
          <w:szCs w:val="24"/>
          <w:lang w:val="en-US"/>
          <w:rPrChange w:id="141" w:author="wondimu gebre" w:date="2019-09-26T13:54:00Z">
            <w:rPr>
              <w:rFonts w:ascii="Times New Roman" w:hAnsi="Times New Roman" w:cs="Times New Roman"/>
              <w:sz w:val="24"/>
              <w:szCs w:val="24"/>
            </w:rPr>
          </w:rPrChange>
        </w:rPr>
      </w:pPr>
      <w:proofErr w:type="gramStart"/>
      <w:ins w:id="142" w:author="wondimu gebre" w:date="2019-09-26T14:12:00Z">
        <w:r>
          <w:rPr>
            <w:rFonts w:ascii="Times New Roman" w:hAnsi="Times New Roman" w:cs="Times New Roman"/>
            <w:sz w:val="24"/>
            <w:szCs w:val="24"/>
            <w:lang w:val="en-US"/>
          </w:rPr>
          <w:t xml:space="preserve">Doesn’t </w:t>
        </w:r>
      </w:ins>
      <w:ins w:id="143" w:author="wondimu gebre" w:date="2019-09-26T13:53:00Z">
        <w:r w:rsidR="001B61A6" w:rsidRPr="001B61A6">
          <w:rPr>
            <w:rFonts w:ascii="Times New Roman" w:hAnsi="Times New Roman" w:cs="Times New Roman"/>
            <w:sz w:val="24"/>
            <w:szCs w:val="24"/>
            <w:lang w:val="en-US"/>
            <w:rPrChange w:id="144" w:author="wondimu gebre" w:date="2019-09-26T13:54:00Z">
              <w:rPr>
                <w:rFonts w:ascii="Times New Roman" w:hAnsi="Times New Roman" w:cs="Times New Roman"/>
                <w:sz w:val="24"/>
                <w:szCs w:val="24"/>
              </w:rPr>
            </w:rPrChange>
          </w:rPr>
          <w:t xml:space="preserve"> </w:t>
        </w:r>
      </w:ins>
      <w:ins w:id="145" w:author="wondimu gebre" w:date="2019-09-26T13:54:00Z">
        <w:r w:rsidR="001B61A6" w:rsidRPr="007D66BE">
          <w:rPr>
            <w:rFonts w:ascii="Times New Roman" w:hAnsi="Times New Roman" w:cs="Times New Roman"/>
            <w:sz w:val="24"/>
            <w:szCs w:val="24"/>
            <w:lang w:val="en-US"/>
          </w:rPr>
          <w:t>dedicate</w:t>
        </w:r>
      </w:ins>
      <w:proofErr w:type="gramEnd"/>
      <w:ins w:id="146" w:author="wondimu gebre" w:date="2019-09-26T13:53:00Z">
        <w:r w:rsidR="001B61A6" w:rsidRPr="001B61A6">
          <w:rPr>
            <w:rFonts w:ascii="Times New Roman" w:hAnsi="Times New Roman" w:cs="Times New Roman"/>
            <w:sz w:val="24"/>
            <w:szCs w:val="24"/>
            <w:lang w:val="en-US"/>
            <w:rPrChange w:id="147" w:author="wondimu gebre" w:date="2019-09-26T13:54:00Z">
              <w:rPr>
                <w:rFonts w:ascii="Times New Roman" w:hAnsi="Times New Roman" w:cs="Times New Roman"/>
                <w:sz w:val="24"/>
                <w:szCs w:val="24"/>
              </w:rPr>
            </w:rPrChange>
          </w:rPr>
          <w:t xml:space="preserve"> </w:t>
        </w:r>
      </w:ins>
      <w:ins w:id="148" w:author="wondimu gebre" w:date="2019-09-26T13:54:00Z">
        <w:r w:rsidR="001B61A6" w:rsidRPr="001B61A6">
          <w:rPr>
            <w:rFonts w:ascii="Times New Roman" w:hAnsi="Times New Roman" w:cs="Times New Roman"/>
            <w:sz w:val="24"/>
            <w:szCs w:val="24"/>
            <w:lang w:val="en-US"/>
            <w:rPrChange w:id="149" w:author="wondimu gebre" w:date="2019-09-26T13:54:00Z">
              <w:rPr>
                <w:rFonts w:ascii="Times New Roman" w:hAnsi="Times New Roman" w:cs="Times New Roman"/>
                <w:sz w:val="24"/>
                <w:szCs w:val="24"/>
              </w:rPr>
            </w:rPrChange>
          </w:rPr>
          <w:t>an amount f</w:t>
        </w:r>
        <w:r w:rsidR="001B61A6">
          <w:rPr>
            <w:rFonts w:ascii="Times New Roman" w:hAnsi="Times New Roman" w:cs="Times New Roman"/>
            <w:sz w:val="24"/>
            <w:szCs w:val="24"/>
            <w:lang w:val="en-US"/>
          </w:rPr>
          <w:t xml:space="preserve">rom the account </w:t>
        </w:r>
      </w:ins>
      <w:del w:id="150" w:author="wondimu gebre" w:date="2019-09-26T13:53:00Z">
        <w:r w:rsidR="00363F7D" w:rsidRPr="001B61A6" w:rsidDel="00380AF1">
          <w:rPr>
            <w:rFonts w:ascii="Times New Roman" w:hAnsi="Times New Roman" w:cs="Times New Roman"/>
            <w:sz w:val="24"/>
            <w:szCs w:val="24"/>
            <w:lang w:val="en-US"/>
            <w:rPrChange w:id="151" w:author="wondimu gebre" w:date="2019-09-26T13:54:00Z">
              <w:rPr>
                <w:rFonts w:ascii="Times New Roman" w:hAnsi="Times New Roman" w:cs="Times New Roman"/>
                <w:sz w:val="24"/>
                <w:szCs w:val="24"/>
              </w:rPr>
            </w:rPrChange>
          </w:rPr>
          <w:delText>No transaction takes place</w:delText>
        </w:r>
      </w:del>
    </w:p>
    <w:p w14:paraId="27251961" w14:textId="77777777" w:rsidR="005C40BE" w:rsidRPr="00CA299A" w:rsidRDefault="00FE3826" w:rsidP="005C40BE">
      <w:pPr>
        <w:spacing w:line="360" w:lineRule="auto"/>
        <w:jc w:val="both"/>
        <w:rPr>
          <w:ins w:id="152" w:author="wondimu gebre" w:date="2019-09-26T14:06:00Z"/>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  </w:t>
      </w:r>
      <w:r w:rsidR="00363F7D" w:rsidRPr="004C7D72">
        <w:rPr>
          <w:rFonts w:ascii="Times New Roman" w:hAnsi="Times New Roman" w:cs="Times New Roman"/>
          <w:sz w:val="24"/>
          <w:szCs w:val="24"/>
          <w:lang w:val="en-US"/>
        </w:rPr>
        <w:t xml:space="preserve">3b. </w:t>
      </w:r>
      <w:ins w:id="153" w:author="wondimu gebre" w:date="2019-09-26T14:06:00Z">
        <w:r w:rsidR="005C40BE" w:rsidRPr="004C7D72">
          <w:rPr>
            <w:rFonts w:ascii="Times New Roman" w:hAnsi="Times New Roman" w:cs="Times New Roman"/>
            <w:sz w:val="24"/>
            <w:szCs w:val="24"/>
            <w:lang w:val="en-US"/>
          </w:rPr>
          <w:t xml:space="preserve">The visitor requests </w:t>
        </w:r>
        <w:r w:rsidR="005C40BE">
          <w:rPr>
            <w:rFonts w:ascii="Times New Roman" w:hAnsi="Times New Roman" w:cs="Times New Roman"/>
            <w:sz w:val="24"/>
            <w:szCs w:val="24"/>
            <w:lang w:val="en-US"/>
          </w:rPr>
          <w:t xml:space="preserve">to cancel some of the orders </w:t>
        </w:r>
      </w:ins>
    </w:p>
    <w:p w14:paraId="210CC244" w14:textId="10EFCB8A" w:rsidR="00363F7D" w:rsidRPr="00E2580E" w:rsidDel="005C40BE" w:rsidRDefault="005C40BE" w:rsidP="007D66BE">
      <w:pPr>
        <w:spacing w:line="360" w:lineRule="auto"/>
        <w:jc w:val="both"/>
        <w:rPr>
          <w:del w:id="154" w:author="wondimu gebre" w:date="2019-09-26T14:06:00Z"/>
          <w:rFonts w:ascii="Times New Roman" w:hAnsi="Times New Roman" w:cs="Times New Roman"/>
          <w:sz w:val="24"/>
          <w:szCs w:val="24"/>
          <w:lang w:val="en-US"/>
        </w:rPr>
      </w:pPr>
      <w:ins w:id="155" w:author="wondimu gebre" w:date="2019-09-26T14:06:00Z">
        <w:r>
          <w:rPr>
            <w:rFonts w:ascii="Times New Roman" w:hAnsi="Times New Roman" w:cs="Times New Roman"/>
            <w:sz w:val="24"/>
            <w:szCs w:val="24"/>
            <w:lang w:val="en-US"/>
          </w:rPr>
          <w:t xml:space="preserve">                  </w:t>
        </w:r>
      </w:ins>
      <w:del w:id="156" w:author="wondimu gebre" w:date="2019-09-26T14:06:00Z">
        <w:r w:rsidR="00363F7D" w:rsidRPr="004C7D72" w:rsidDel="005C40BE">
          <w:rPr>
            <w:rFonts w:ascii="Times New Roman" w:hAnsi="Times New Roman" w:cs="Times New Roman"/>
            <w:sz w:val="24"/>
            <w:szCs w:val="24"/>
            <w:lang w:val="en-US"/>
          </w:rPr>
          <w:delText>The visitor requests the employee to remove some of the items</w:delText>
        </w:r>
      </w:del>
    </w:p>
    <w:p w14:paraId="01856693" w14:textId="5DE6B178" w:rsidR="00363F7D" w:rsidRPr="004C7D72" w:rsidRDefault="00363F7D" w:rsidP="000046A5">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w:t>
      </w:r>
      <w:ins w:id="157" w:author="wondimu gebre" w:date="2019-09-26T13:55:00Z">
        <w:r w:rsidR="004674BE">
          <w:rPr>
            <w:rFonts w:ascii="Times New Roman" w:hAnsi="Times New Roman" w:cs="Times New Roman"/>
            <w:sz w:val="24"/>
            <w:szCs w:val="24"/>
            <w:lang w:val="en-US"/>
          </w:rPr>
          <w:t>employee</w:t>
        </w:r>
      </w:ins>
      <w:del w:id="158" w:author="wondimu gebre" w:date="2019-09-26T13:55:00Z">
        <w:r w:rsidRPr="004C7D72" w:rsidDel="004674BE">
          <w:rPr>
            <w:rFonts w:ascii="Times New Roman" w:hAnsi="Times New Roman" w:cs="Times New Roman"/>
            <w:sz w:val="24"/>
            <w:szCs w:val="24"/>
            <w:lang w:val="en-US"/>
          </w:rPr>
          <w:delText>visitor</w:delText>
        </w:r>
      </w:del>
      <w:r w:rsidRPr="004C7D72">
        <w:rPr>
          <w:rFonts w:ascii="Times New Roman" w:hAnsi="Times New Roman" w:cs="Times New Roman"/>
          <w:sz w:val="24"/>
          <w:szCs w:val="24"/>
          <w:lang w:val="en-US"/>
        </w:rPr>
        <w:t xml:space="preserve"> </w:t>
      </w:r>
      <w:ins w:id="159" w:author="wondimu gebre" w:date="2019-09-26T13:54:00Z">
        <w:r w:rsidR="004730F4">
          <w:rPr>
            <w:rFonts w:ascii="Times New Roman" w:hAnsi="Times New Roman" w:cs="Times New Roman"/>
            <w:sz w:val="24"/>
            <w:szCs w:val="24"/>
            <w:lang w:val="en-US"/>
          </w:rPr>
          <w:t xml:space="preserve">update </w:t>
        </w:r>
      </w:ins>
      <w:del w:id="160" w:author="wondimu gebre" w:date="2019-09-26T13:54:00Z">
        <w:r w:rsidRPr="004C7D72" w:rsidDel="004730F4">
          <w:rPr>
            <w:rFonts w:ascii="Times New Roman" w:hAnsi="Times New Roman" w:cs="Times New Roman"/>
            <w:sz w:val="24"/>
            <w:szCs w:val="24"/>
            <w:lang w:val="en-US"/>
          </w:rPr>
          <w:delText xml:space="preserve">confirms </w:delText>
        </w:r>
      </w:del>
      <w:r w:rsidRPr="004C7D72">
        <w:rPr>
          <w:rFonts w:ascii="Times New Roman" w:hAnsi="Times New Roman" w:cs="Times New Roman"/>
          <w:sz w:val="24"/>
          <w:szCs w:val="24"/>
          <w:lang w:val="en-US"/>
        </w:rPr>
        <w:t xml:space="preserve">the </w:t>
      </w:r>
      <w:del w:id="161" w:author="wondimu gebre" w:date="2019-09-26T13:55:00Z">
        <w:r w:rsidRPr="004C7D72" w:rsidDel="004674BE">
          <w:rPr>
            <w:rFonts w:ascii="Times New Roman" w:hAnsi="Times New Roman" w:cs="Times New Roman"/>
            <w:sz w:val="24"/>
            <w:szCs w:val="24"/>
            <w:lang w:val="en-US"/>
          </w:rPr>
          <w:delText xml:space="preserve">new </w:delText>
        </w:r>
      </w:del>
      <w:r w:rsidRPr="004C7D72">
        <w:rPr>
          <w:rFonts w:ascii="Times New Roman" w:hAnsi="Times New Roman" w:cs="Times New Roman"/>
          <w:sz w:val="24"/>
          <w:szCs w:val="24"/>
          <w:lang w:val="en-US"/>
        </w:rPr>
        <w:t>order</w:t>
      </w:r>
    </w:p>
    <w:p w14:paraId="75BCCDE5" w14:textId="6B47F731" w:rsidR="00363F7D" w:rsidRPr="00002AA3" w:rsidRDefault="00002AA3"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   </w:t>
      </w:r>
      <w:r w:rsidR="00363F7D" w:rsidRPr="004C7D72">
        <w:rPr>
          <w:rFonts w:ascii="Times New Roman" w:hAnsi="Times New Roman" w:cs="Times New Roman"/>
          <w:sz w:val="24"/>
          <w:szCs w:val="24"/>
          <w:lang w:val="en-US"/>
        </w:rPr>
        <w:t xml:space="preserve">3c. The visitor </w:t>
      </w:r>
      <w:ins w:id="162" w:author="wondimu gebre" w:date="2019-09-26T13:55:00Z">
        <w:r w:rsidR="00427917">
          <w:rPr>
            <w:rFonts w:ascii="Times New Roman" w:hAnsi="Times New Roman" w:cs="Times New Roman"/>
            <w:sz w:val="24"/>
            <w:szCs w:val="24"/>
            <w:lang w:val="en-US"/>
          </w:rPr>
          <w:t xml:space="preserve">account doesn’t have enough </w:t>
        </w:r>
      </w:ins>
      <w:ins w:id="163" w:author="wondimu gebre" w:date="2019-09-26T13:56:00Z">
        <w:r w:rsidR="00B063FD">
          <w:rPr>
            <w:rFonts w:ascii="Times New Roman" w:hAnsi="Times New Roman" w:cs="Times New Roman"/>
            <w:sz w:val="24"/>
            <w:szCs w:val="24"/>
            <w:lang w:val="en-US"/>
          </w:rPr>
          <w:t xml:space="preserve">money </w:t>
        </w:r>
      </w:ins>
      <w:del w:id="164" w:author="wondimu gebre" w:date="2019-09-26T13:55:00Z">
        <w:r w:rsidR="00363F7D" w:rsidRPr="004C7D72" w:rsidDel="00427917">
          <w:rPr>
            <w:rFonts w:ascii="Times New Roman" w:hAnsi="Times New Roman" w:cs="Times New Roman"/>
            <w:sz w:val="24"/>
            <w:szCs w:val="24"/>
            <w:lang w:val="en-US"/>
          </w:rPr>
          <w:delText>does not have enough money</w:delText>
        </w:r>
      </w:del>
    </w:p>
    <w:p w14:paraId="6733C8BF" w14:textId="7A59ED8F" w:rsidR="00363F7D" w:rsidRDefault="00363F7D" w:rsidP="00D56B2D">
      <w:pPr>
        <w:numPr>
          <w:ilvl w:val="0"/>
          <w:numId w:val="8"/>
        </w:numPr>
        <w:tabs>
          <w:tab w:val="left" w:pos="1080"/>
        </w:tabs>
        <w:spacing w:line="360" w:lineRule="auto"/>
        <w:ind w:left="1080" w:hanging="360"/>
        <w:jc w:val="both"/>
        <w:rPr>
          <w:ins w:id="165" w:author="wondimu gebre" w:date="2019-09-26T14:23:00Z"/>
          <w:rFonts w:ascii="Times New Roman" w:hAnsi="Times New Roman" w:cs="Times New Roman"/>
          <w:sz w:val="24"/>
          <w:szCs w:val="24"/>
          <w:lang w:val="en-US"/>
        </w:rPr>
      </w:pPr>
      <w:r w:rsidRPr="004C7D72">
        <w:rPr>
          <w:rFonts w:ascii="Times New Roman" w:hAnsi="Times New Roman" w:cs="Times New Roman"/>
          <w:sz w:val="24"/>
          <w:szCs w:val="24"/>
          <w:lang w:val="en-US"/>
        </w:rPr>
        <w:t>Th</w:t>
      </w:r>
      <w:ins w:id="166" w:author="wondimu gebre" w:date="2019-09-26T13:56:00Z">
        <w:r w:rsidR="00113763">
          <w:rPr>
            <w:rFonts w:ascii="Times New Roman" w:hAnsi="Times New Roman" w:cs="Times New Roman"/>
            <w:sz w:val="24"/>
            <w:szCs w:val="24"/>
            <w:lang w:val="en-US"/>
          </w:rPr>
          <w:t xml:space="preserve">e visitor informed </w:t>
        </w:r>
      </w:ins>
      <w:ins w:id="167" w:author="wondimu gebre" w:date="2019-09-26T13:57:00Z">
        <w:r w:rsidR="009A6CE9">
          <w:rPr>
            <w:rFonts w:ascii="Times New Roman" w:hAnsi="Times New Roman" w:cs="Times New Roman"/>
            <w:sz w:val="24"/>
            <w:szCs w:val="24"/>
            <w:lang w:val="en-US"/>
          </w:rPr>
          <w:t xml:space="preserve">their account status </w:t>
        </w:r>
      </w:ins>
      <w:ins w:id="168" w:author="wondimu gebre" w:date="2019-09-26T14:15:00Z">
        <w:r w:rsidR="00930220">
          <w:rPr>
            <w:rFonts w:ascii="Times New Roman" w:hAnsi="Times New Roman" w:cs="Times New Roman"/>
            <w:sz w:val="24"/>
            <w:szCs w:val="24"/>
            <w:lang w:val="en-US"/>
          </w:rPr>
          <w:t xml:space="preserve">by the system </w:t>
        </w:r>
      </w:ins>
      <w:del w:id="169" w:author="wondimu gebre" w:date="2019-09-26T13:56:00Z">
        <w:r w:rsidRPr="004C7D72" w:rsidDel="00113763">
          <w:rPr>
            <w:rFonts w:ascii="Times New Roman" w:hAnsi="Times New Roman" w:cs="Times New Roman"/>
            <w:sz w:val="24"/>
            <w:szCs w:val="24"/>
            <w:lang w:val="en-US"/>
          </w:rPr>
          <w:delText>e system informs the visitor that they do not have enough money on their account</w:delText>
        </w:r>
      </w:del>
    </w:p>
    <w:p w14:paraId="5920E4A3" w14:textId="77777777" w:rsidR="001F246F" w:rsidRDefault="001F246F" w:rsidP="001F246F">
      <w:pPr>
        <w:numPr>
          <w:ilvl w:val="0"/>
          <w:numId w:val="8"/>
        </w:numPr>
        <w:tabs>
          <w:tab w:val="left" w:pos="1080"/>
        </w:tabs>
        <w:spacing w:line="360" w:lineRule="auto"/>
        <w:ind w:left="1080" w:hanging="360"/>
        <w:jc w:val="both"/>
        <w:rPr>
          <w:ins w:id="170" w:author="wondimu gebre" w:date="2019-09-26T14:23:00Z"/>
          <w:rFonts w:ascii="Times New Roman" w:hAnsi="Times New Roman" w:cs="Times New Roman"/>
          <w:sz w:val="24"/>
          <w:szCs w:val="24"/>
          <w:lang w:val="en-US"/>
        </w:rPr>
      </w:pPr>
      <w:ins w:id="171" w:author="wondimu gebre" w:date="2019-09-26T14:23:00Z">
        <w:r>
          <w:rPr>
            <w:rFonts w:ascii="Times New Roman" w:hAnsi="Times New Roman" w:cs="Times New Roman"/>
            <w:sz w:val="24"/>
            <w:szCs w:val="24"/>
            <w:lang w:val="en-US"/>
          </w:rPr>
          <w:t xml:space="preserve">The system </w:t>
        </w:r>
        <w:proofErr w:type="gramStart"/>
        <w:r>
          <w:rPr>
            <w:rFonts w:ascii="Times New Roman" w:hAnsi="Times New Roman" w:cs="Times New Roman"/>
            <w:sz w:val="24"/>
            <w:szCs w:val="24"/>
            <w:lang w:val="en-US"/>
          </w:rPr>
          <w:t>cancel</w:t>
        </w:r>
        <w:proofErr w:type="gramEnd"/>
        <w:r>
          <w:rPr>
            <w:rFonts w:ascii="Times New Roman" w:hAnsi="Times New Roman" w:cs="Times New Roman"/>
            <w:sz w:val="24"/>
            <w:szCs w:val="24"/>
            <w:lang w:val="en-US"/>
          </w:rPr>
          <w:t xml:space="preserve"> the visitor order</w:t>
        </w:r>
      </w:ins>
    </w:p>
    <w:p w14:paraId="5DF02877" w14:textId="77777777" w:rsidR="001F246F" w:rsidRDefault="001F246F" w:rsidP="001F246F">
      <w:pPr>
        <w:numPr>
          <w:ilvl w:val="0"/>
          <w:numId w:val="8"/>
        </w:numPr>
        <w:tabs>
          <w:tab w:val="left" w:pos="1080"/>
        </w:tabs>
        <w:spacing w:line="360" w:lineRule="auto"/>
        <w:ind w:left="1080" w:hanging="360"/>
        <w:jc w:val="both"/>
        <w:rPr>
          <w:ins w:id="172" w:author="wondimu gebre" w:date="2019-09-26T14:23:00Z"/>
          <w:rFonts w:ascii="Times New Roman" w:hAnsi="Times New Roman" w:cs="Times New Roman"/>
          <w:sz w:val="24"/>
          <w:szCs w:val="24"/>
          <w:lang w:val="en-US"/>
        </w:rPr>
      </w:pPr>
      <w:ins w:id="173" w:author="wondimu gebre" w:date="2019-09-26T14:23:00Z">
        <w:r>
          <w:rPr>
            <w:rFonts w:ascii="Times New Roman" w:hAnsi="Times New Roman" w:cs="Times New Roman"/>
            <w:sz w:val="24"/>
            <w:szCs w:val="24"/>
            <w:lang w:val="en-US"/>
          </w:rPr>
          <w:t xml:space="preserve">The visitor add money to their event </w:t>
        </w:r>
        <w:proofErr w:type="gramStart"/>
        <w:r>
          <w:rPr>
            <w:rFonts w:ascii="Times New Roman" w:hAnsi="Times New Roman" w:cs="Times New Roman"/>
            <w:sz w:val="24"/>
            <w:szCs w:val="24"/>
            <w:lang w:val="en-US"/>
          </w:rPr>
          <w:t>account  through</w:t>
        </w:r>
        <w:proofErr w:type="gramEnd"/>
        <w:r>
          <w:rPr>
            <w:rFonts w:ascii="Times New Roman" w:hAnsi="Times New Roman" w:cs="Times New Roman"/>
            <w:sz w:val="24"/>
            <w:szCs w:val="24"/>
            <w:lang w:val="en-US"/>
          </w:rPr>
          <w:t xml:space="preserve"> ATM Machine </w:t>
        </w:r>
      </w:ins>
    </w:p>
    <w:p w14:paraId="614D429B" w14:textId="77777777" w:rsidR="001F246F" w:rsidRDefault="001F246F" w:rsidP="001F246F">
      <w:pPr>
        <w:numPr>
          <w:ilvl w:val="0"/>
          <w:numId w:val="8"/>
        </w:numPr>
        <w:tabs>
          <w:tab w:val="left" w:pos="1080"/>
        </w:tabs>
        <w:spacing w:line="360" w:lineRule="auto"/>
        <w:ind w:left="1080" w:hanging="360"/>
        <w:jc w:val="both"/>
        <w:rPr>
          <w:ins w:id="174" w:author="wondimu gebre" w:date="2019-09-26T14:23:00Z"/>
          <w:rFonts w:ascii="Times New Roman" w:hAnsi="Times New Roman" w:cs="Times New Roman"/>
          <w:sz w:val="24"/>
          <w:szCs w:val="24"/>
          <w:lang w:val="en-US"/>
        </w:rPr>
      </w:pPr>
      <w:ins w:id="175" w:author="wondimu gebre" w:date="2019-09-26T14:23:00Z">
        <w:r>
          <w:rPr>
            <w:rFonts w:ascii="Times New Roman" w:hAnsi="Times New Roman" w:cs="Times New Roman"/>
            <w:sz w:val="24"/>
            <w:szCs w:val="24"/>
            <w:lang w:val="en-US"/>
          </w:rPr>
          <w:lastRenderedPageBreak/>
          <w:t xml:space="preserve">The visitor </w:t>
        </w:r>
        <w:proofErr w:type="gramStart"/>
        <w:r>
          <w:rPr>
            <w:rFonts w:ascii="Times New Roman" w:hAnsi="Times New Roman" w:cs="Times New Roman"/>
            <w:sz w:val="24"/>
            <w:szCs w:val="24"/>
            <w:lang w:val="en-US"/>
          </w:rPr>
          <w:t>reorder</w:t>
        </w:r>
        <w:proofErr w:type="gram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iteams</w:t>
        </w:r>
        <w:proofErr w:type="spellEnd"/>
        <w:r>
          <w:rPr>
            <w:rFonts w:ascii="Times New Roman" w:hAnsi="Times New Roman" w:cs="Times New Roman"/>
            <w:sz w:val="24"/>
            <w:szCs w:val="24"/>
            <w:lang w:val="en-US"/>
          </w:rPr>
          <w:t xml:space="preserve"> and confirm the order </w:t>
        </w:r>
      </w:ins>
    </w:p>
    <w:p w14:paraId="6C012B4B" w14:textId="77777777" w:rsidR="001F246F" w:rsidRDefault="001F246F" w:rsidP="001F246F">
      <w:pPr>
        <w:numPr>
          <w:ilvl w:val="0"/>
          <w:numId w:val="8"/>
        </w:numPr>
        <w:tabs>
          <w:tab w:val="left" w:pos="1080"/>
        </w:tabs>
        <w:spacing w:line="360" w:lineRule="auto"/>
        <w:ind w:left="1080" w:hanging="360"/>
        <w:jc w:val="both"/>
        <w:rPr>
          <w:ins w:id="176" w:author="wondimu gebre" w:date="2019-09-26T14:23:00Z"/>
          <w:rFonts w:ascii="Times New Roman" w:hAnsi="Times New Roman" w:cs="Times New Roman"/>
          <w:sz w:val="24"/>
          <w:szCs w:val="24"/>
          <w:lang w:val="en-US"/>
        </w:rPr>
      </w:pPr>
      <w:ins w:id="177" w:author="wondimu gebre" w:date="2019-09-26T14:23:00Z">
        <w:r w:rsidRPr="009F55BC">
          <w:rPr>
            <w:rFonts w:ascii="Times New Roman" w:hAnsi="Times New Roman" w:cs="Times New Roman"/>
            <w:sz w:val="24"/>
            <w:szCs w:val="24"/>
            <w:lang w:val="en-US"/>
          </w:rPr>
          <w:t xml:space="preserve">The system </w:t>
        </w:r>
        <w:proofErr w:type="gramStart"/>
        <w:r w:rsidRPr="009F55BC">
          <w:rPr>
            <w:rFonts w:ascii="Times New Roman" w:hAnsi="Times New Roman" w:cs="Times New Roman"/>
            <w:sz w:val="24"/>
            <w:szCs w:val="24"/>
            <w:lang w:val="en-US"/>
          </w:rPr>
          <w:t>deduct</w:t>
        </w:r>
        <w:proofErr w:type="gramEnd"/>
        <w:r w:rsidRPr="009F55BC">
          <w:rPr>
            <w:rFonts w:ascii="Times New Roman" w:hAnsi="Times New Roman" w:cs="Times New Roman"/>
            <w:sz w:val="24"/>
            <w:szCs w:val="24"/>
            <w:lang w:val="en-US"/>
          </w:rPr>
          <w:t xml:space="preserve"> an amount from the visitor account and print a receipt</w:t>
        </w:r>
      </w:ins>
    </w:p>
    <w:p w14:paraId="66FB7E15" w14:textId="77777777" w:rsidR="001F246F" w:rsidRPr="004C7D72" w:rsidDel="008A224F" w:rsidRDefault="001F246F" w:rsidP="001F246F">
      <w:pPr>
        <w:tabs>
          <w:tab w:val="left" w:pos="1080"/>
        </w:tabs>
        <w:spacing w:line="360" w:lineRule="auto"/>
        <w:ind w:left="1080"/>
        <w:jc w:val="both"/>
        <w:rPr>
          <w:del w:id="178" w:author="wondimu gebre" w:date="2019-09-26T14:33:00Z"/>
          <w:rFonts w:ascii="Times New Roman" w:hAnsi="Times New Roman" w:cs="Times New Roman"/>
          <w:sz w:val="24"/>
          <w:szCs w:val="24"/>
          <w:lang w:val="en-US"/>
        </w:rPr>
        <w:pPrChange w:id="179" w:author="wondimu gebre" w:date="2019-09-26T14:23:00Z">
          <w:pPr>
            <w:numPr>
              <w:numId w:val="8"/>
            </w:numPr>
            <w:tabs>
              <w:tab w:val="left" w:pos="1080"/>
            </w:tabs>
            <w:spacing w:line="360" w:lineRule="auto"/>
            <w:ind w:left="1080" w:hanging="360"/>
            <w:jc w:val="both"/>
          </w:pPr>
        </w:pPrChange>
      </w:pPr>
    </w:p>
    <w:p w14:paraId="48A924D2" w14:textId="61EB93C3" w:rsidR="00363F7D" w:rsidDel="009A6CE9" w:rsidRDefault="00363F7D" w:rsidP="001F3A8C">
      <w:pPr>
        <w:spacing w:line="360" w:lineRule="auto"/>
        <w:ind w:left="1080"/>
        <w:jc w:val="both"/>
        <w:rPr>
          <w:del w:id="180" w:author="wondimu gebre" w:date="2019-09-26T13:57:00Z"/>
          <w:rFonts w:ascii="Times New Roman" w:hAnsi="Times New Roman" w:cs="Times New Roman"/>
          <w:sz w:val="24"/>
          <w:szCs w:val="24"/>
          <w:lang w:val="en-US"/>
        </w:rPr>
        <w:pPrChange w:id="181" w:author="wondimu gebre" w:date="2019-09-26T13:57:00Z">
          <w:pPr>
            <w:spacing w:line="360" w:lineRule="auto"/>
            <w:jc w:val="both"/>
          </w:pPr>
        </w:pPrChange>
      </w:pPr>
      <w:del w:id="182" w:author="wondimu gebre" w:date="2019-09-26T13:57:00Z">
        <w:r w:rsidRPr="004C7D72" w:rsidDel="009A6CE9">
          <w:rPr>
            <w:rFonts w:ascii="Times New Roman" w:hAnsi="Times New Roman" w:cs="Times New Roman"/>
            <w:sz w:val="24"/>
            <w:szCs w:val="24"/>
            <w:lang w:val="en-US"/>
          </w:rPr>
          <w:delText>The visitor is forced to remove items from their order or cancel it altogether</w:delText>
        </w:r>
      </w:del>
    </w:p>
    <w:p w14:paraId="1BF67989" w14:textId="43BA6CC5" w:rsidR="00363F7D" w:rsidRPr="004C7D72" w:rsidDel="009A6CE9" w:rsidRDefault="00363F7D" w:rsidP="00D56B2D">
      <w:pPr>
        <w:numPr>
          <w:ilvl w:val="0"/>
          <w:numId w:val="8"/>
        </w:numPr>
        <w:tabs>
          <w:tab w:val="left" w:pos="1080"/>
        </w:tabs>
        <w:spacing w:line="360" w:lineRule="auto"/>
        <w:ind w:left="1080" w:hanging="360"/>
        <w:jc w:val="both"/>
        <w:rPr>
          <w:del w:id="183" w:author="wondimu gebre" w:date="2019-09-26T13:57:00Z"/>
          <w:rFonts w:ascii="Times New Roman" w:hAnsi="Times New Roman" w:cs="Times New Roman"/>
          <w:sz w:val="24"/>
          <w:szCs w:val="24"/>
          <w:lang w:val="en-US"/>
        </w:rPr>
      </w:pPr>
      <w:del w:id="184" w:author="wondimu gebre" w:date="2019-09-26T13:57:00Z">
        <w:r w:rsidRPr="004C7D72" w:rsidDel="009A6CE9">
          <w:rPr>
            <w:rFonts w:ascii="Times New Roman" w:hAnsi="Times New Roman" w:cs="Times New Roman"/>
            <w:sz w:val="24"/>
            <w:szCs w:val="24"/>
            <w:lang w:val="en-US"/>
          </w:rPr>
          <w:delText>The visitor confirms the order</w:delText>
        </w:r>
      </w:del>
    </w:p>
    <w:p w14:paraId="59A1502A" w14:textId="77777777" w:rsidR="00363F7D" w:rsidRPr="006248E1" w:rsidRDefault="00363F7D" w:rsidP="00D56B2D">
      <w:pPr>
        <w:spacing w:line="360" w:lineRule="auto"/>
        <w:jc w:val="both"/>
        <w:rPr>
          <w:rFonts w:ascii="Times New Roman" w:eastAsia="Times New Roman" w:hAnsi="Times New Roman" w:cs="Times New Roman"/>
          <w:sz w:val="24"/>
          <w:szCs w:val="24"/>
          <w:lang w:val="en-US"/>
        </w:rPr>
      </w:pPr>
    </w:p>
    <w:p w14:paraId="1C8D3B78" w14:textId="77777777" w:rsidR="00363F7D" w:rsidRPr="004C7D72" w:rsidDel="008A3C39" w:rsidRDefault="00363F7D" w:rsidP="00D56B2D">
      <w:pPr>
        <w:spacing w:line="360" w:lineRule="auto"/>
        <w:jc w:val="both"/>
        <w:rPr>
          <w:del w:id="185" w:author="wondimu gebre" w:date="2019-09-26T13:57:00Z"/>
          <w:rFonts w:ascii="Times New Roman" w:eastAsia="Cambria" w:hAnsi="Times New Roman" w:cs="Times New Roman"/>
          <w:b/>
          <w:color w:val="0F6FC6"/>
          <w:sz w:val="28"/>
          <w:szCs w:val="28"/>
        </w:rPr>
      </w:pPr>
      <w:r w:rsidRPr="004C7D72">
        <w:rPr>
          <w:rFonts w:ascii="Times New Roman" w:eastAsia="Cambria" w:hAnsi="Times New Roman" w:cs="Times New Roman"/>
          <w:b/>
          <w:color w:val="0F6FC6"/>
          <w:sz w:val="28"/>
          <w:szCs w:val="28"/>
        </w:rPr>
        <w:t xml:space="preserve">3.3 </w:t>
      </w:r>
      <w:del w:id="186" w:author="wondimu gebre" w:date="2019-09-26T13:57:00Z">
        <w:r w:rsidRPr="004C7D72" w:rsidDel="00C702F4">
          <w:rPr>
            <w:rFonts w:ascii="Times New Roman" w:eastAsia="Cambria" w:hAnsi="Times New Roman" w:cs="Times New Roman"/>
            <w:b/>
            <w:color w:val="0F6FC6"/>
            <w:sz w:val="28"/>
            <w:szCs w:val="28"/>
          </w:rPr>
          <w:delText xml:space="preserve">Use </w:delText>
        </w:r>
        <w:r w:rsidR="006248E1" w:rsidRPr="004C7D72" w:rsidDel="00C702F4">
          <w:rPr>
            <w:rFonts w:ascii="Times New Roman" w:eastAsia="Cambria" w:hAnsi="Times New Roman" w:cs="Times New Roman"/>
            <w:b/>
            <w:color w:val="0F6FC6"/>
            <w:sz w:val="28"/>
            <w:szCs w:val="28"/>
          </w:rPr>
          <w:delText>Case:</w:delText>
        </w:r>
      </w:del>
      <w:r w:rsidRPr="004C7D72">
        <w:rPr>
          <w:rFonts w:ascii="Times New Roman" w:eastAsia="Cambria" w:hAnsi="Times New Roman" w:cs="Times New Roman"/>
          <w:b/>
          <w:color w:val="0F6FC6"/>
          <w:sz w:val="28"/>
          <w:szCs w:val="28"/>
        </w:rPr>
        <w:t xml:space="preserve"> Selling Souvenirs</w:t>
      </w:r>
    </w:p>
    <w:p w14:paraId="712F26C2" w14:textId="77777777" w:rsidR="00D42D1F" w:rsidRPr="00D42D1F" w:rsidRDefault="00D42D1F" w:rsidP="00D56B2D">
      <w:pPr>
        <w:spacing w:line="360" w:lineRule="auto"/>
        <w:jc w:val="both"/>
        <w:rPr>
          <w:rFonts w:ascii="Times New Roman" w:eastAsia="Cambria" w:hAnsi="Times New Roman" w:cs="Times New Roman"/>
          <w:b/>
          <w:color w:val="0F6FC6"/>
          <w:sz w:val="28"/>
          <w:szCs w:val="28"/>
        </w:rPr>
      </w:pPr>
    </w:p>
    <w:p w14:paraId="38EEDB36" w14:textId="5130C6DC" w:rsidR="00363F7D" w:rsidRPr="004C7D72" w:rsidRDefault="0024075B" w:rsidP="00D56B2D">
      <w:pPr>
        <w:spacing w:line="360" w:lineRule="auto"/>
        <w:jc w:val="both"/>
        <w:rPr>
          <w:rFonts w:ascii="Times New Roman" w:hAnsi="Times New Roman" w:cs="Times New Roman"/>
          <w:sz w:val="24"/>
          <w:szCs w:val="24"/>
        </w:rPr>
      </w:pPr>
      <w:ins w:id="187" w:author="wondimu gebre" w:date="2019-09-26T14:02:00Z">
        <w:r>
          <w:rPr>
            <w:rFonts w:ascii="Times New Roman" w:hAnsi="Times New Roman" w:cs="Times New Roman"/>
            <w:b/>
            <w:bCs/>
            <w:sz w:val="24"/>
            <w:szCs w:val="24"/>
          </w:rPr>
          <w:t>Performer</w:t>
        </w:r>
      </w:ins>
      <w:del w:id="188" w:author="wondimu gebre" w:date="2019-09-26T14:02:00Z">
        <w:r w:rsidR="00363F7D" w:rsidRPr="004C7D72" w:rsidDel="0024075B">
          <w:rPr>
            <w:rFonts w:ascii="Times New Roman" w:hAnsi="Times New Roman" w:cs="Times New Roman"/>
            <w:b/>
            <w:bCs/>
            <w:sz w:val="24"/>
            <w:szCs w:val="24"/>
          </w:rPr>
          <w:delText>Actors</w:delText>
        </w:r>
      </w:del>
      <w:r w:rsidR="00363F7D" w:rsidRPr="004C7D72">
        <w:rPr>
          <w:rFonts w:ascii="Times New Roman" w:hAnsi="Times New Roman" w:cs="Times New Roman"/>
          <w:b/>
          <w:bCs/>
          <w:sz w:val="24"/>
          <w:szCs w:val="24"/>
        </w:rPr>
        <w:t>:</w:t>
      </w:r>
      <w:r w:rsidR="00363F7D" w:rsidRPr="004C7D72">
        <w:rPr>
          <w:rFonts w:ascii="Times New Roman" w:hAnsi="Times New Roman" w:cs="Times New Roman"/>
          <w:sz w:val="24"/>
          <w:szCs w:val="24"/>
        </w:rPr>
        <w:t xml:space="preserve"> Employee, Visitor</w:t>
      </w:r>
    </w:p>
    <w:p w14:paraId="3E5C6E79" w14:textId="77777777" w:rsidR="00363F7D" w:rsidRPr="004C7D72" w:rsidRDefault="00363F7D" w:rsidP="00D56B2D">
      <w:pPr>
        <w:spacing w:line="360" w:lineRule="auto"/>
        <w:jc w:val="both"/>
        <w:rPr>
          <w:rFonts w:ascii="Times New Roman" w:hAnsi="Times New Roman" w:cs="Times New Roman"/>
          <w:b/>
          <w:bCs/>
          <w:sz w:val="24"/>
          <w:szCs w:val="24"/>
        </w:rPr>
      </w:pPr>
      <w:r w:rsidRPr="004C7D72">
        <w:rPr>
          <w:rFonts w:ascii="Times New Roman" w:hAnsi="Times New Roman" w:cs="Times New Roman"/>
          <w:b/>
          <w:bCs/>
          <w:sz w:val="24"/>
          <w:szCs w:val="24"/>
        </w:rPr>
        <w:t>Main scenario:</w:t>
      </w:r>
    </w:p>
    <w:p w14:paraId="7B06F936" w14:textId="77777777" w:rsidR="00363F7D" w:rsidRPr="004C7D72" w:rsidRDefault="00363F7D" w:rsidP="00D56B2D">
      <w:pPr>
        <w:numPr>
          <w:ilvl w:val="0"/>
          <w:numId w:val="9"/>
        </w:numPr>
        <w:tabs>
          <w:tab w:val="left" w:pos="720"/>
        </w:tabs>
        <w:spacing w:line="360" w:lineRule="auto"/>
        <w:ind w:left="720" w:hanging="360"/>
        <w:jc w:val="both"/>
        <w:rPr>
          <w:rFonts w:ascii="Times New Roman" w:hAnsi="Times New Roman" w:cs="Times New Roman"/>
          <w:sz w:val="24"/>
          <w:szCs w:val="24"/>
        </w:rPr>
      </w:pPr>
      <w:r w:rsidRPr="004C7D72">
        <w:rPr>
          <w:rFonts w:ascii="Times New Roman" w:hAnsi="Times New Roman" w:cs="Times New Roman"/>
          <w:sz w:val="24"/>
          <w:szCs w:val="24"/>
        </w:rPr>
        <w:t>The visitor scans their bracelet</w:t>
      </w:r>
    </w:p>
    <w:p w14:paraId="559383FA" w14:textId="11CF2208" w:rsidR="00363F7D" w:rsidRPr="004C7D72" w:rsidRDefault="00363F7D" w:rsidP="00D56B2D">
      <w:pPr>
        <w:numPr>
          <w:ilvl w:val="0"/>
          <w:numId w:val="9"/>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employee </w:t>
      </w:r>
      <w:ins w:id="189" w:author="wondimu gebre" w:date="2019-09-26T14:02:00Z">
        <w:r w:rsidR="00D25D25">
          <w:rPr>
            <w:rFonts w:ascii="Times New Roman" w:hAnsi="Times New Roman" w:cs="Times New Roman"/>
            <w:sz w:val="24"/>
            <w:szCs w:val="24"/>
            <w:lang w:val="en-US"/>
          </w:rPr>
          <w:t>host</w:t>
        </w:r>
      </w:ins>
      <w:del w:id="190" w:author="wondimu gebre" w:date="2019-09-26T14:02:00Z">
        <w:r w:rsidRPr="004C7D72" w:rsidDel="00D25D25">
          <w:rPr>
            <w:rFonts w:ascii="Times New Roman" w:hAnsi="Times New Roman" w:cs="Times New Roman"/>
            <w:sz w:val="24"/>
            <w:szCs w:val="24"/>
            <w:lang w:val="en-US"/>
          </w:rPr>
          <w:delText>adds</w:delText>
        </w:r>
      </w:del>
      <w:r w:rsidRPr="004C7D72">
        <w:rPr>
          <w:rFonts w:ascii="Times New Roman" w:hAnsi="Times New Roman" w:cs="Times New Roman"/>
          <w:sz w:val="24"/>
          <w:szCs w:val="24"/>
          <w:lang w:val="en-US"/>
        </w:rPr>
        <w:t xml:space="preserve"> products to the visitor’s </w:t>
      </w:r>
      <w:del w:id="191" w:author="wondimu gebre" w:date="2019-09-26T14:02:00Z">
        <w:r w:rsidRPr="004C7D72" w:rsidDel="00D25D25">
          <w:rPr>
            <w:rFonts w:ascii="Times New Roman" w:hAnsi="Times New Roman" w:cs="Times New Roman"/>
            <w:sz w:val="24"/>
            <w:szCs w:val="24"/>
            <w:lang w:val="en-US"/>
          </w:rPr>
          <w:delText>order</w:delText>
        </w:r>
      </w:del>
    </w:p>
    <w:p w14:paraId="173AF54D" w14:textId="509382D4" w:rsidR="00363F7D" w:rsidRPr="004C7D72" w:rsidRDefault="00363F7D" w:rsidP="00D56B2D">
      <w:pPr>
        <w:numPr>
          <w:ilvl w:val="0"/>
          <w:numId w:val="9"/>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visitor </w:t>
      </w:r>
      <w:proofErr w:type="spellStart"/>
      <w:ins w:id="192" w:author="wondimu gebre" w:date="2019-09-26T14:03:00Z">
        <w:r w:rsidR="005819FE">
          <w:rPr>
            <w:rFonts w:ascii="Times New Roman" w:hAnsi="Times New Roman" w:cs="Times New Roman"/>
            <w:sz w:val="24"/>
            <w:szCs w:val="24"/>
            <w:lang w:val="en-US"/>
          </w:rPr>
          <w:t>aprove</w:t>
        </w:r>
      </w:ins>
      <w:proofErr w:type="spellEnd"/>
      <w:del w:id="193" w:author="wondimu gebre" w:date="2019-09-26T14:03:00Z">
        <w:r w:rsidRPr="004C7D72" w:rsidDel="005819FE">
          <w:rPr>
            <w:rFonts w:ascii="Times New Roman" w:hAnsi="Times New Roman" w:cs="Times New Roman"/>
            <w:sz w:val="24"/>
            <w:szCs w:val="24"/>
            <w:lang w:val="en-US"/>
          </w:rPr>
          <w:delText>con</w:delText>
        </w:r>
        <w:r w:rsidRPr="004C7D72" w:rsidDel="00D25D25">
          <w:rPr>
            <w:rFonts w:ascii="Times New Roman" w:hAnsi="Times New Roman" w:cs="Times New Roman"/>
            <w:sz w:val="24"/>
            <w:szCs w:val="24"/>
            <w:lang w:val="en-US"/>
          </w:rPr>
          <w:delText>firms</w:delText>
        </w:r>
      </w:del>
      <w:r w:rsidRPr="004C7D72">
        <w:rPr>
          <w:rFonts w:ascii="Times New Roman" w:hAnsi="Times New Roman" w:cs="Times New Roman"/>
          <w:sz w:val="24"/>
          <w:szCs w:val="24"/>
          <w:lang w:val="en-US"/>
        </w:rPr>
        <w:t xml:space="preserve"> the order</w:t>
      </w:r>
    </w:p>
    <w:p w14:paraId="6364CD9B" w14:textId="77777777" w:rsidR="005819FE" w:rsidRPr="009F55BC" w:rsidRDefault="005819FE" w:rsidP="005819FE">
      <w:pPr>
        <w:numPr>
          <w:ilvl w:val="0"/>
          <w:numId w:val="9"/>
        </w:numPr>
        <w:tabs>
          <w:tab w:val="left" w:pos="720"/>
        </w:tabs>
        <w:spacing w:line="360" w:lineRule="auto"/>
        <w:ind w:left="720" w:right="240" w:hanging="360"/>
        <w:jc w:val="both"/>
        <w:rPr>
          <w:ins w:id="194" w:author="wondimu gebre" w:date="2019-09-26T14:03:00Z"/>
          <w:rFonts w:ascii="Times New Roman" w:eastAsia="Times New Roman" w:hAnsi="Times New Roman" w:cs="Times New Roman"/>
          <w:sz w:val="24"/>
          <w:szCs w:val="24"/>
          <w:lang w:val="en-US"/>
        </w:rPr>
      </w:pPr>
      <w:ins w:id="195" w:author="wondimu gebre" w:date="2019-09-26T14:03:00Z">
        <w:r w:rsidRPr="009F55BC">
          <w:rPr>
            <w:rFonts w:ascii="Times New Roman" w:hAnsi="Times New Roman" w:cs="Times New Roman"/>
            <w:sz w:val="24"/>
            <w:szCs w:val="24"/>
            <w:lang w:val="en-US"/>
          </w:rPr>
          <w:t xml:space="preserve">The system </w:t>
        </w:r>
        <w:proofErr w:type="gramStart"/>
        <w:r w:rsidRPr="009F55BC">
          <w:rPr>
            <w:rFonts w:ascii="Times New Roman" w:hAnsi="Times New Roman" w:cs="Times New Roman"/>
            <w:sz w:val="24"/>
            <w:szCs w:val="24"/>
            <w:lang w:val="en-US"/>
          </w:rPr>
          <w:t>deduct</w:t>
        </w:r>
        <w:proofErr w:type="gramEnd"/>
        <w:r w:rsidRPr="009F55BC">
          <w:rPr>
            <w:rFonts w:ascii="Times New Roman" w:hAnsi="Times New Roman" w:cs="Times New Roman"/>
            <w:sz w:val="24"/>
            <w:szCs w:val="24"/>
            <w:lang w:val="en-US"/>
          </w:rPr>
          <w:t xml:space="preserve"> an amount from the visitor account and print a receipt </w:t>
        </w:r>
      </w:ins>
    </w:p>
    <w:p w14:paraId="4BE13887" w14:textId="2B79314B" w:rsidR="00363F7D" w:rsidRPr="004C7D72" w:rsidDel="005819FE" w:rsidRDefault="00363F7D" w:rsidP="00D56B2D">
      <w:pPr>
        <w:numPr>
          <w:ilvl w:val="0"/>
          <w:numId w:val="9"/>
        </w:numPr>
        <w:tabs>
          <w:tab w:val="left" w:pos="720"/>
        </w:tabs>
        <w:spacing w:line="360" w:lineRule="auto"/>
        <w:ind w:left="720" w:right="240" w:hanging="360"/>
        <w:jc w:val="both"/>
        <w:rPr>
          <w:del w:id="196" w:author="wondimu gebre" w:date="2019-09-26T14:03:00Z"/>
          <w:rFonts w:ascii="Times New Roman" w:hAnsi="Times New Roman" w:cs="Times New Roman"/>
          <w:sz w:val="24"/>
          <w:szCs w:val="24"/>
          <w:lang w:val="en-US"/>
        </w:rPr>
      </w:pPr>
      <w:del w:id="197" w:author="wondimu gebre" w:date="2019-09-26T14:03:00Z">
        <w:r w:rsidRPr="004C7D72" w:rsidDel="005819FE">
          <w:rPr>
            <w:rFonts w:ascii="Times New Roman" w:hAnsi="Times New Roman" w:cs="Times New Roman"/>
            <w:sz w:val="24"/>
            <w:szCs w:val="24"/>
            <w:lang w:val="en-US"/>
          </w:rPr>
          <w:delText>The system answers in withdrawing money from the visitor’s event account and printing out a receipt</w:delText>
        </w:r>
      </w:del>
    </w:p>
    <w:p w14:paraId="1A427DAB" w14:textId="77777777" w:rsidR="003C4DEF" w:rsidRPr="00D56B2D" w:rsidRDefault="003C4DEF" w:rsidP="00D56B2D">
      <w:pPr>
        <w:spacing w:line="360" w:lineRule="auto"/>
        <w:jc w:val="both"/>
        <w:rPr>
          <w:rFonts w:ascii="Times New Roman" w:eastAsia="Times New Roman" w:hAnsi="Times New Roman" w:cs="Times New Roman"/>
          <w:sz w:val="24"/>
          <w:szCs w:val="24"/>
          <w:lang w:val="en-US"/>
        </w:rPr>
      </w:pPr>
    </w:p>
    <w:p w14:paraId="03DBCECF" w14:textId="77777777" w:rsidR="00741A8E" w:rsidRPr="004C7D72" w:rsidRDefault="00741A8E" w:rsidP="00741A8E">
      <w:pPr>
        <w:spacing w:line="360" w:lineRule="auto"/>
        <w:jc w:val="both"/>
        <w:rPr>
          <w:rFonts w:ascii="Times New Roman" w:hAnsi="Times New Roman" w:cs="Times New Roman"/>
          <w:b/>
          <w:bCs/>
          <w:sz w:val="24"/>
          <w:szCs w:val="24"/>
          <w:lang w:val="en-US"/>
        </w:rPr>
      </w:pPr>
      <w:bookmarkStart w:id="198" w:name="page6"/>
      <w:bookmarkEnd w:id="198"/>
      <w:r w:rsidRPr="004C7D72">
        <w:rPr>
          <w:rFonts w:ascii="Times New Roman" w:hAnsi="Times New Roman" w:cs="Times New Roman"/>
          <w:b/>
          <w:bCs/>
          <w:sz w:val="24"/>
          <w:szCs w:val="24"/>
          <w:lang w:val="en-US"/>
        </w:rPr>
        <w:t>Extensions:</w:t>
      </w:r>
    </w:p>
    <w:p w14:paraId="22998BD4" w14:textId="190749A0" w:rsidR="00741A8E" w:rsidRPr="000F2A93" w:rsidRDefault="00741A8E" w:rsidP="00CA299A">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3a. </w:t>
      </w:r>
      <w:ins w:id="199" w:author="wondimu gebre" w:date="2019-09-26T14:04:00Z">
        <w:r w:rsidR="000A36BA" w:rsidRPr="004C7D72">
          <w:rPr>
            <w:rFonts w:ascii="Times New Roman" w:hAnsi="Times New Roman" w:cs="Times New Roman"/>
            <w:sz w:val="24"/>
            <w:szCs w:val="24"/>
            <w:lang w:val="en-US"/>
          </w:rPr>
          <w:t xml:space="preserve">The visitor </w:t>
        </w:r>
        <w:r w:rsidR="000A36BA">
          <w:rPr>
            <w:rFonts w:ascii="Times New Roman" w:hAnsi="Times New Roman" w:cs="Times New Roman"/>
            <w:sz w:val="24"/>
            <w:szCs w:val="24"/>
            <w:lang w:val="en-US"/>
          </w:rPr>
          <w:t>decays</w:t>
        </w:r>
        <w:r w:rsidR="000A36BA" w:rsidRPr="004C7D72">
          <w:rPr>
            <w:rFonts w:ascii="Times New Roman" w:hAnsi="Times New Roman" w:cs="Times New Roman"/>
            <w:sz w:val="24"/>
            <w:szCs w:val="24"/>
            <w:lang w:val="en-US"/>
          </w:rPr>
          <w:t xml:space="preserve"> the </w:t>
        </w:r>
        <w:r w:rsidR="000A36BA">
          <w:rPr>
            <w:rFonts w:ascii="Times New Roman" w:hAnsi="Times New Roman" w:cs="Times New Roman"/>
            <w:sz w:val="24"/>
            <w:szCs w:val="24"/>
            <w:lang w:val="en-US"/>
          </w:rPr>
          <w:t xml:space="preserve">whole </w:t>
        </w:r>
        <w:r w:rsidR="000A36BA" w:rsidRPr="004C7D72">
          <w:rPr>
            <w:rFonts w:ascii="Times New Roman" w:hAnsi="Times New Roman" w:cs="Times New Roman"/>
            <w:sz w:val="24"/>
            <w:szCs w:val="24"/>
            <w:lang w:val="en-US"/>
          </w:rPr>
          <w:t>order</w:t>
        </w:r>
        <w:r w:rsidR="000A36BA" w:rsidRPr="004C7D72" w:rsidDel="000A36BA">
          <w:rPr>
            <w:rFonts w:ascii="Times New Roman" w:hAnsi="Times New Roman" w:cs="Times New Roman"/>
            <w:sz w:val="24"/>
            <w:szCs w:val="24"/>
            <w:lang w:val="en-US"/>
          </w:rPr>
          <w:t xml:space="preserve"> </w:t>
        </w:r>
      </w:ins>
      <w:del w:id="200" w:author="wondimu gebre" w:date="2019-09-26T14:04:00Z">
        <w:r w:rsidRPr="004C7D72" w:rsidDel="000A36BA">
          <w:rPr>
            <w:rFonts w:ascii="Times New Roman" w:hAnsi="Times New Roman" w:cs="Times New Roman"/>
            <w:sz w:val="24"/>
            <w:szCs w:val="24"/>
            <w:lang w:val="en-US"/>
          </w:rPr>
          <w:delText>The visitor declines the whole order</w:delText>
        </w:r>
      </w:del>
    </w:p>
    <w:p w14:paraId="7796196E" w14:textId="0D98575D" w:rsidR="00363F7D" w:rsidRPr="00E55811" w:rsidRDefault="00B43210" w:rsidP="00CA299A">
      <w:pPr>
        <w:numPr>
          <w:ilvl w:val="0"/>
          <w:numId w:val="10"/>
        </w:numPr>
        <w:tabs>
          <w:tab w:val="left" w:pos="1080"/>
        </w:tabs>
        <w:spacing w:line="360" w:lineRule="auto"/>
        <w:ind w:left="1080" w:hanging="360"/>
        <w:jc w:val="both"/>
        <w:rPr>
          <w:rFonts w:ascii="Times New Roman" w:hAnsi="Times New Roman" w:cs="Times New Roman"/>
          <w:sz w:val="24"/>
          <w:szCs w:val="24"/>
          <w:lang w:val="en-US"/>
          <w:rPrChange w:id="201" w:author="wondimu gebre" w:date="2019-09-26T14:04:00Z">
            <w:rPr>
              <w:rFonts w:ascii="Times New Roman" w:hAnsi="Times New Roman" w:cs="Times New Roman"/>
              <w:sz w:val="24"/>
              <w:szCs w:val="24"/>
            </w:rPr>
          </w:rPrChange>
        </w:rPr>
      </w:pPr>
      <w:proofErr w:type="gramStart"/>
      <w:ins w:id="202" w:author="wondimu gebre" w:date="2019-09-26T14:12:00Z">
        <w:r>
          <w:rPr>
            <w:rFonts w:ascii="Times New Roman" w:hAnsi="Times New Roman" w:cs="Times New Roman"/>
            <w:sz w:val="24"/>
            <w:szCs w:val="24"/>
            <w:lang w:val="en-US"/>
          </w:rPr>
          <w:t xml:space="preserve">Doesn’t </w:t>
        </w:r>
      </w:ins>
      <w:ins w:id="203" w:author="wondimu gebre" w:date="2019-09-26T14:04:00Z">
        <w:r w:rsidR="00E55811" w:rsidRPr="00E55811">
          <w:rPr>
            <w:rFonts w:ascii="Times New Roman" w:hAnsi="Times New Roman" w:cs="Times New Roman"/>
            <w:sz w:val="24"/>
            <w:szCs w:val="24"/>
            <w:lang w:val="en-US"/>
            <w:rPrChange w:id="204" w:author="wondimu gebre" w:date="2019-09-26T14:04:00Z">
              <w:rPr>
                <w:rFonts w:ascii="Times New Roman" w:hAnsi="Times New Roman" w:cs="Times New Roman"/>
                <w:sz w:val="24"/>
                <w:szCs w:val="24"/>
              </w:rPr>
            </w:rPrChange>
          </w:rPr>
          <w:t xml:space="preserve"> </w:t>
        </w:r>
        <w:proofErr w:type="spellStart"/>
        <w:r w:rsidR="00E55811" w:rsidRPr="00E55811">
          <w:rPr>
            <w:rFonts w:ascii="Times New Roman" w:hAnsi="Times New Roman" w:cs="Times New Roman"/>
            <w:sz w:val="24"/>
            <w:szCs w:val="24"/>
            <w:lang w:val="en-US"/>
            <w:rPrChange w:id="205" w:author="wondimu gebre" w:date="2019-09-26T14:04:00Z">
              <w:rPr>
                <w:rFonts w:ascii="Times New Roman" w:hAnsi="Times New Roman" w:cs="Times New Roman"/>
                <w:sz w:val="24"/>
                <w:szCs w:val="24"/>
              </w:rPr>
            </w:rPrChange>
          </w:rPr>
          <w:t>deducte</w:t>
        </w:r>
        <w:proofErr w:type="spellEnd"/>
        <w:proofErr w:type="gramEnd"/>
        <w:r w:rsidR="00E55811" w:rsidRPr="00E55811">
          <w:rPr>
            <w:rFonts w:ascii="Times New Roman" w:hAnsi="Times New Roman" w:cs="Times New Roman"/>
            <w:sz w:val="24"/>
            <w:szCs w:val="24"/>
            <w:lang w:val="en-US"/>
            <w:rPrChange w:id="206" w:author="wondimu gebre" w:date="2019-09-26T14:04:00Z">
              <w:rPr>
                <w:rFonts w:ascii="Times New Roman" w:hAnsi="Times New Roman" w:cs="Times New Roman"/>
                <w:sz w:val="24"/>
                <w:szCs w:val="24"/>
              </w:rPr>
            </w:rPrChange>
          </w:rPr>
          <w:t xml:space="preserve"> an amount from the visito</w:t>
        </w:r>
        <w:r w:rsidR="00E55811">
          <w:rPr>
            <w:rFonts w:ascii="Times New Roman" w:hAnsi="Times New Roman" w:cs="Times New Roman"/>
            <w:sz w:val="24"/>
            <w:szCs w:val="24"/>
            <w:lang w:val="en-US"/>
          </w:rPr>
          <w:t>r account</w:t>
        </w:r>
      </w:ins>
      <w:del w:id="207" w:author="wondimu gebre" w:date="2019-09-26T14:04:00Z">
        <w:r w:rsidR="00741A8E" w:rsidRPr="00E55811" w:rsidDel="000A36BA">
          <w:rPr>
            <w:rFonts w:ascii="Times New Roman" w:hAnsi="Times New Roman" w:cs="Times New Roman"/>
            <w:sz w:val="24"/>
            <w:szCs w:val="24"/>
            <w:lang w:val="en-US"/>
            <w:rPrChange w:id="208" w:author="wondimu gebre" w:date="2019-09-26T14:04:00Z">
              <w:rPr>
                <w:rFonts w:ascii="Times New Roman" w:hAnsi="Times New Roman" w:cs="Times New Roman"/>
                <w:sz w:val="24"/>
                <w:szCs w:val="24"/>
              </w:rPr>
            </w:rPrChange>
          </w:rPr>
          <w:delText>No transaction takes place</w:delText>
        </w:r>
      </w:del>
    </w:p>
    <w:p w14:paraId="545A93DC" w14:textId="7BEF1A21" w:rsidR="00363F7D" w:rsidRPr="00CA299A" w:rsidRDefault="00363F7D" w:rsidP="00CA299A">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3b. The visitor requests </w:t>
      </w:r>
      <w:ins w:id="209" w:author="wondimu gebre" w:date="2019-09-26T14:05:00Z">
        <w:r w:rsidR="009530B9">
          <w:rPr>
            <w:rFonts w:ascii="Times New Roman" w:hAnsi="Times New Roman" w:cs="Times New Roman"/>
            <w:sz w:val="24"/>
            <w:szCs w:val="24"/>
            <w:lang w:val="en-US"/>
          </w:rPr>
          <w:t>to cancel som</w:t>
        </w:r>
      </w:ins>
      <w:ins w:id="210" w:author="wondimu gebre" w:date="2019-09-26T14:06:00Z">
        <w:r w:rsidR="005C40BE">
          <w:rPr>
            <w:rFonts w:ascii="Times New Roman" w:hAnsi="Times New Roman" w:cs="Times New Roman"/>
            <w:sz w:val="24"/>
            <w:szCs w:val="24"/>
            <w:lang w:val="en-US"/>
          </w:rPr>
          <w:t>e</w:t>
        </w:r>
      </w:ins>
      <w:ins w:id="211" w:author="wondimu gebre" w:date="2019-09-26T14:05:00Z">
        <w:r w:rsidR="009530B9">
          <w:rPr>
            <w:rFonts w:ascii="Times New Roman" w:hAnsi="Times New Roman" w:cs="Times New Roman"/>
            <w:sz w:val="24"/>
            <w:szCs w:val="24"/>
            <w:lang w:val="en-US"/>
          </w:rPr>
          <w:t xml:space="preserve"> of the orders </w:t>
        </w:r>
      </w:ins>
      <w:del w:id="212" w:author="wondimu gebre" w:date="2019-09-26T14:05:00Z">
        <w:r w:rsidRPr="004C7D72" w:rsidDel="00EC04A1">
          <w:rPr>
            <w:rFonts w:ascii="Times New Roman" w:hAnsi="Times New Roman" w:cs="Times New Roman"/>
            <w:sz w:val="24"/>
            <w:szCs w:val="24"/>
            <w:lang w:val="en-US"/>
          </w:rPr>
          <w:delText>the employee to remove some of the items</w:delText>
        </w:r>
      </w:del>
    </w:p>
    <w:p w14:paraId="31E7455A" w14:textId="32E176CA" w:rsidR="00363F7D" w:rsidRPr="004C7D72" w:rsidRDefault="00363F7D" w:rsidP="00CA299A">
      <w:pPr>
        <w:numPr>
          <w:ilvl w:val="0"/>
          <w:numId w:val="11"/>
        </w:numPr>
        <w:tabs>
          <w:tab w:val="left" w:pos="1080"/>
        </w:tabs>
        <w:spacing w:line="360" w:lineRule="auto"/>
        <w:ind w:left="108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w:t>
      </w:r>
      <w:ins w:id="213" w:author="wondimu gebre" w:date="2019-09-26T14:05:00Z">
        <w:r w:rsidR="009530B9">
          <w:rPr>
            <w:rFonts w:ascii="Times New Roman" w:hAnsi="Times New Roman" w:cs="Times New Roman"/>
            <w:sz w:val="24"/>
            <w:szCs w:val="24"/>
            <w:lang w:val="en-US"/>
          </w:rPr>
          <w:t xml:space="preserve">employee </w:t>
        </w:r>
        <w:proofErr w:type="gramStart"/>
        <w:r w:rsidR="009530B9">
          <w:rPr>
            <w:rFonts w:ascii="Times New Roman" w:hAnsi="Times New Roman" w:cs="Times New Roman"/>
            <w:sz w:val="24"/>
            <w:szCs w:val="24"/>
            <w:lang w:val="en-US"/>
          </w:rPr>
          <w:t>update</w:t>
        </w:r>
        <w:proofErr w:type="gramEnd"/>
        <w:r w:rsidR="009530B9">
          <w:rPr>
            <w:rFonts w:ascii="Times New Roman" w:hAnsi="Times New Roman" w:cs="Times New Roman"/>
            <w:sz w:val="24"/>
            <w:szCs w:val="24"/>
            <w:lang w:val="en-US"/>
          </w:rPr>
          <w:t xml:space="preserve"> </w:t>
        </w:r>
      </w:ins>
      <w:del w:id="214" w:author="wondimu gebre" w:date="2019-09-26T14:05:00Z">
        <w:r w:rsidRPr="004C7D72" w:rsidDel="009530B9">
          <w:rPr>
            <w:rFonts w:ascii="Times New Roman" w:hAnsi="Times New Roman" w:cs="Times New Roman"/>
            <w:sz w:val="24"/>
            <w:szCs w:val="24"/>
            <w:lang w:val="en-US"/>
          </w:rPr>
          <w:delText>visitor confirms</w:delText>
        </w:r>
      </w:del>
      <w:r w:rsidRPr="004C7D72">
        <w:rPr>
          <w:rFonts w:ascii="Times New Roman" w:hAnsi="Times New Roman" w:cs="Times New Roman"/>
          <w:sz w:val="24"/>
          <w:szCs w:val="24"/>
          <w:lang w:val="en-US"/>
        </w:rPr>
        <w:t xml:space="preserve"> the new order</w:t>
      </w:r>
    </w:p>
    <w:p w14:paraId="7554FCBE" w14:textId="77777777" w:rsidR="00A91AFD" w:rsidRPr="00002AA3" w:rsidRDefault="00363F7D" w:rsidP="00A91AFD">
      <w:pPr>
        <w:spacing w:line="360" w:lineRule="auto"/>
        <w:jc w:val="both"/>
        <w:rPr>
          <w:ins w:id="215" w:author="wondimu gebre" w:date="2019-09-26T14:07:00Z"/>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3c. </w:t>
      </w:r>
      <w:ins w:id="216" w:author="wondimu gebre" w:date="2019-09-26T14:07:00Z">
        <w:r w:rsidR="00A91AFD" w:rsidRPr="004C7D72">
          <w:rPr>
            <w:rFonts w:ascii="Times New Roman" w:hAnsi="Times New Roman" w:cs="Times New Roman"/>
            <w:sz w:val="24"/>
            <w:szCs w:val="24"/>
            <w:lang w:val="en-US"/>
          </w:rPr>
          <w:t xml:space="preserve">The visitor </w:t>
        </w:r>
        <w:r w:rsidR="00A91AFD">
          <w:rPr>
            <w:rFonts w:ascii="Times New Roman" w:hAnsi="Times New Roman" w:cs="Times New Roman"/>
            <w:sz w:val="24"/>
            <w:szCs w:val="24"/>
            <w:lang w:val="en-US"/>
          </w:rPr>
          <w:t xml:space="preserve">account doesn’t have enough money </w:t>
        </w:r>
      </w:ins>
    </w:p>
    <w:p w14:paraId="5870F3EB" w14:textId="4B52B130" w:rsidR="00A91AFD" w:rsidRDefault="00A91AFD" w:rsidP="00A91AFD">
      <w:pPr>
        <w:numPr>
          <w:ilvl w:val="0"/>
          <w:numId w:val="8"/>
        </w:numPr>
        <w:tabs>
          <w:tab w:val="left" w:pos="1080"/>
        </w:tabs>
        <w:spacing w:line="360" w:lineRule="auto"/>
        <w:ind w:left="1080" w:hanging="360"/>
        <w:jc w:val="both"/>
        <w:rPr>
          <w:ins w:id="217" w:author="wondimu gebre" w:date="2019-09-26T14:23:00Z"/>
          <w:rFonts w:ascii="Times New Roman" w:hAnsi="Times New Roman" w:cs="Times New Roman"/>
          <w:sz w:val="24"/>
          <w:szCs w:val="24"/>
          <w:lang w:val="en-US"/>
        </w:rPr>
      </w:pPr>
      <w:ins w:id="218" w:author="wondimu gebre" w:date="2019-09-26T14:07:00Z">
        <w:r w:rsidRPr="004C7D72">
          <w:rPr>
            <w:rFonts w:ascii="Times New Roman" w:hAnsi="Times New Roman" w:cs="Times New Roman"/>
            <w:sz w:val="24"/>
            <w:szCs w:val="24"/>
            <w:lang w:val="en-US"/>
          </w:rPr>
          <w:t>Th</w:t>
        </w:r>
        <w:r>
          <w:rPr>
            <w:rFonts w:ascii="Times New Roman" w:hAnsi="Times New Roman" w:cs="Times New Roman"/>
            <w:sz w:val="24"/>
            <w:szCs w:val="24"/>
            <w:lang w:val="en-US"/>
          </w:rPr>
          <w:t xml:space="preserve">e visitor informed their account status </w:t>
        </w:r>
      </w:ins>
      <w:ins w:id="219" w:author="wondimu gebre" w:date="2019-09-26T14:14:00Z">
        <w:r w:rsidR="001C6C2C">
          <w:rPr>
            <w:rFonts w:ascii="Times New Roman" w:hAnsi="Times New Roman" w:cs="Times New Roman"/>
            <w:sz w:val="24"/>
            <w:szCs w:val="24"/>
            <w:lang w:val="en-US"/>
          </w:rPr>
          <w:t>by the system</w:t>
        </w:r>
      </w:ins>
    </w:p>
    <w:p w14:paraId="2B8FC279" w14:textId="77777777" w:rsidR="003903AC" w:rsidRDefault="003903AC" w:rsidP="003903AC">
      <w:pPr>
        <w:numPr>
          <w:ilvl w:val="0"/>
          <w:numId w:val="8"/>
        </w:numPr>
        <w:tabs>
          <w:tab w:val="left" w:pos="1080"/>
        </w:tabs>
        <w:spacing w:line="360" w:lineRule="auto"/>
        <w:ind w:left="1080" w:hanging="360"/>
        <w:jc w:val="both"/>
        <w:rPr>
          <w:ins w:id="220" w:author="wondimu gebre" w:date="2019-09-26T14:23:00Z"/>
          <w:rFonts w:ascii="Times New Roman" w:hAnsi="Times New Roman" w:cs="Times New Roman"/>
          <w:sz w:val="24"/>
          <w:szCs w:val="24"/>
          <w:lang w:val="en-US"/>
        </w:rPr>
      </w:pPr>
      <w:ins w:id="221" w:author="wondimu gebre" w:date="2019-09-26T14:23:00Z">
        <w:r>
          <w:rPr>
            <w:rFonts w:ascii="Times New Roman" w:hAnsi="Times New Roman" w:cs="Times New Roman"/>
            <w:sz w:val="24"/>
            <w:szCs w:val="24"/>
            <w:lang w:val="en-US"/>
          </w:rPr>
          <w:t xml:space="preserve">The system </w:t>
        </w:r>
        <w:proofErr w:type="gramStart"/>
        <w:r>
          <w:rPr>
            <w:rFonts w:ascii="Times New Roman" w:hAnsi="Times New Roman" w:cs="Times New Roman"/>
            <w:sz w:val="24"/>
            <w:szCs w:val="24"/>
            <w:lang w:val="en-US"/>
          </w:rPr>
          <w:t>cancel</w:t>
        </w:r>
        <w:proofErr w:type="gramEnd"/>
        <w:r>
          <w:rPr>
            <w:rFonts w:ascii="Times New Roman" w:hAnsi="Times New Roman" w:cs="Times New Roman"/>
            <w:sz w:val="24"/>
            <w:szCs w:val="24"/>
            <w:lang w:val="en-US"/>
          </w:rPr>
          <w:t xml:space="preserve"> the visitor order</w:t>
        </w:r>
      </w:ins>
    </w:p>
    <w:p w14:paraId="45247054" w14:textId="77777777" w:rsidR="003903AC" w:rsidRDefault="003903AC" w:rsidP="003903AC">
      <w:pPr>
        <w:numPr>
          <w:ilvl w:val="0"/>
          <w:numId w:val="8"/>
        </w:numPr>
        <w:tabs>
          <w:tab w:val="left" w:pos="1080"/>
        </w:tabs>
        <w:spacing w:line="360" w:lineRule="auto"/>
        <w:ind w:left="1080" w:hanging="360"/>
        <w:jc w:val="both"/>
        <w:rPr>
          <w:ins w:id="222" w:author="wondimu gebre" w:date="2019-09-26T14:23:00Z"/>
          <w:rFonts w:ascii="Times New Roman" w:hAnsi="Times New Roman" w:cs="Times New Roman"/>
          <w:sz w:val="24"/>
          <w:szCs w:val="24"/>
          <w:lang w:val="en-US"/>
        </w:rPr>
      </w:pPr>
      <w:ins w:id="223" w:author="wondimu gebre" w:date="2019-09-26T14:23:00Z">
        <w:r>
          <w:rPr>
            <w:rFonts w:ascii="Times New Roman" w:hAnsi="Times New Roman" w:cs="Times New Roman"/>
            <w:sz w:val="24"/>
            <w:szCs w:val="24"/>
            <w:lang w:val="en-US"/>
          </w:rPr>
          <w:t xml:space="preserve">The visitor add money to their event </w:t>
        </w:r>
        <w:proofErr w:type="gramStart"/>
        <w:r>
          <w:rPr>
            <w:rFonts w:ascii="Times New Roman" w:hAnsi="Times New Roman" w:cs="Times New Roman"/>
            <w:sz w:val="24"/>
            <w:szCs w:val="24"/>
            <w:lang w:val="en-US"/>
          </w:rPr>
          <w:t>account  through</w:t>
        </w:r>
        <w:proofErr w:type="gramEnd"/>
        <w:r>
          <w:rPr>
            <w:rFonts w:ascii="Times New Roman" w:hAnsi="Times New Roman" w:cs="Times New Roman"/>
            <w:sz w:val="24"/>
            <w:szCs w:val="24"/>
            <w:lang w:val="en-US"/>
          </w:rPr>
          <w:t xml:space="preserve"> ATM Machine </w:t>
        </w:r>
      </w:ins>
    </w:p>
    <w:p w14:paraId="21F60E39" w14:textId="77777777" w:rsidR="003903AC" w:rsidRDefault="003903AC" w:rsidP="003903AC">
      <w:pPr>
        <w:numPr>
          <w:ilvl w:val="0"/>
          <w:numId w:val="8"/>
        </w:numPr>
        <w:tabs>
          <w:tab w:val="left" w:pos="1080"/>
        </w:tabs>
        <w:spacing w:line="360" w:lineRule="auto"/>
        <w:ind w:left="1080" w:hanging="360"/>
        <w:jc w:val="both"/>
        <w:rPr>
          <w:ins w:id="224" w:author="wondimu gebre" w:date="2019-09-26T14:23:00Z"/>
          <w:rFonts w:ascii="Times New Roman" w:hAnsi="Times New Roman" w:cs="Times New Roman"/>
          <w:sz w:val="24"/>
          <w:szCs w:val="24"/>
          <w:lang w:val="en-US"/>
        </w:rPr>
      </w:pPr>
      <w:ins w:id="225" w:author="wondimu gebre" w:date="2019-09-26T14:23:00Z">
        <w:r>
          <w:rPr>
            <w:rFonts w:ascii="Times New Roman" w:hAnsi="Times New Roman" w:cs="Times New Roman"/>
            <w:sz w:val="24"/>
            <w:szCs w:val="24"/>
            <w:lang w:val="en-US"/>
          </w:rPr>
          <w:t xml:space="preserve">The visitor </w:t>
        </w:r>
        <w:proofErr w:type="gramStart"/>
        <w:r>
          <w:rPr>
            <w:rFonts w:ascii="Times New Roman" w:hAnsi="Times New Roman" w:cs="Times New Roman"/>
            <w:sz w:val="24"/>
            <w:szCs w:val="24"/>
            <w:lang w:val="en-US"/>
          </w:rPr>
          <w:t>reorder</w:t>
        </w:r>
        <w:proofErr w:type="gram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iteams</w:t>
        </w:r>
        <w:proofErr w:type="spellEnd"/>
        <w:r>
          <w:rPr>
            <w:rFonts w:ascii="Times New Roman" w:hAnsi="Times New Roman" w:cs="Times New Roman"/>
            <w:sz w:val="24"/>
            <w:szCs w:val="24"/>
            <w:lang w:val="en-US"/>
          </w:rPr>
          <w:t xml:space="preserve"> and confirm the order </w:t>
        </w:r>
      </w:ins>
    </w:p>
    <w:p w14:paraId="778C7406" w14:textId="77777777" w:rsidR="003903AC" w:rsidRDefault="003903AC" w:rsidP="003903AC">
      <w:pPr>
        <w:numPr>
          <w:ilvl w:val="0"/>
          <w:numId w:val="8"/>
        </w:numPr>
        <w:tabs>
          <w:tab w:val="left" w:pos="1080"/>
        </w:tabs>
        <w:spacing w:line="360" w:lineRule="auto"/>
        <w:ind w:left="1080" w:hanging="360"/>
        <w:jc w:val="both"/>
        <w:rPr>
          <w:ins w:id="226" w:author="wondimu gebre" w:date="2019-09-26T14:23:00Z"/>
          <w:rFonts w:ascii="Times New Roman" w:hAnsi="Times New Roman" w:cs="Times New Roman"/>
          <w:sz w:val="24"/>
          <w:szCs w:val="24"/>
          <w:lang w:val="en-US"/>
        </w:rPr>
      </w:pPr>
      <w:ins w:id="227" w:author="wondimu gebre" w:date="2019-09-26T14:23:00Z">
        <w:r w:rsidRPr="009F55BC">
          <w:rPr>
            <w:rFonts w:ascii="Times New Roman" w:hAnsi="Times New Roman" w:cs="Times New Roman"/>
            <w:sz w:val="24"/>
            <w:szCs w:val="24"/>
            <w:lang w:val="en-US"/>
          </w:rPr>
          <w:t xml:space="preserve">The system </w:t>
        </w:r>
        <w:proofErr w:type="gramStart"/>
        <w:r w:rsidRPr="009F55BC">
          <w:rPr>
            <w:rFonts w:ascii="Times New Roman" w:hAnsi="Times New Roman" w:cs="Times New Roman"/>
            <w:sz w:val="24"/>
            <w:szCs w:val="24"/>
            <w:lang w:val="en-US"/>
          </w:rPr>
          <w:t>deduct</w:t>
        </w:r>
        <w:proofErr w:type="gramEnd"/>
        <w:r w:rsidRPr="009F55BC">
          <w:rPr>
            <w:rFonts w:ascii="Times New Roman" w:hAnsi="Times New Roman" w:cs="Times New Roman"/>
            <w:sz w:val="24"/>
            <w:szCs w:val="24"/>
            <w:lang w:val="en-US"/>
          </w:rPr>
          <w:t xml:space="preserve"> an amount from the visitor account and print a receipt</w:t>
        </w:r>
      </w:ins>
    </w:p>
    <w:p w14:paraId="105C4CCA" w14:textId="7F1FE981" w:rsidR="00CA299A" w:rsidRPr="00CA299A" w:rsidDel="00A91AFD" w:rsidRDefault="00363F7D" w:rsidP="00A91AFD">
      <w:pPr>
        <w:spacing w:line="360" w:lineRule="auto"/>
        <w:jc w:val="both"/>
        <w:rPr>
          <w:del w:id="228" w:author="wondimu gebre" w:date="2019-09-26T14:07:00Z"/>
          <w:rFonts w:ascii="Times New Roman" w:hAnsi="Times New Roman" w:cs="Times New Roman"/>
          <w:sz w:val="24"/>
          <w:szCs w:val="24"/>
          <w:lang w:val="en-US"/>
        </w:rPr>
      </w:pPr>
      <w:del w:id="229" w:author="wondimu gebre" w:date="2019-09-26T14:07:00Z">
        <w:r w:rsidRPr="004C7D72" w:rsidDel="00A91AFD">
          <w:rPr>
            <w:rFonts w:ascii="Times New Roman" w:hAnsi="Times New Roman" w:cs="Times New Roman"/>
            <w:sz w:val="24"/>
            <w:szCs w:val="24"/>
            <w:lang w:val="en-US"/>
          </w:rPr>
          <w:delText>The visitor does not have enough money</w:delText>
        </w:r>
      </w:del>
    </w:p>
    <w:p w14:paraId="3FFA929C" w14:textId="23B6BCB4" w:rsidR="00363F7D" w:rsidRPr="004C7D72" w:rsidDel="00A91AFD" w:rsidRDefault="00363F7D" w:rsidP="00A91AFD">
      <w:pPr>
        <w:spacing w:line="360" w:lineRule="auto"/>
        <w:jc w:val="both"/>
        <w:rPr>
          <w:del w:id="230" w:author="wondimu gebre" w:date="2019-09-26T14:07:00Z"/>
          <w:rFonts w:ascii="Times New Roman" w:hAnsi="Times New Roman" w:cs="Times New Roman"/>
          <w:sz w:val="24"/>
          <w:szCs w:val="24"/>
          <w:lang w:val="en-US"/>
        </w:rPr>
      </w:pPr>
      <w:del w:id="231" w:author="wondimu gebre" w:date="2019-09-26T14:07:00Z">
        <w:r w:rsidRPr="004C7D72" w:rsidDel="00A91AFD">
          <w:rPr>
            <w:rFonts w:ascii="Times New Roman" w:hAnsi="Times New Roman" w:cs="Times New Roman"/>
            <w:sz w:val="24"/>
            <w:szCs w:val="24"/>
            <w:lang w:val="en-US"/>
          </w:rPr>
          <w:delText>The system informs the visitor that they do not have enough money on their account</w:delText>
        </w:r>
      </w:del>
    </w:p>
    <w:p w14:paraId="0AD7517A" w14:textId="121B789A" w:rsidR="00363F7D" w:rsidRPr="004C7D72" w:rsidDel="00A91AFD" w:rsidRDefault="00363F7D" w:rsidP="00A91AFD">
      <w:pPr>
        <w:spacing w:line="360" w:lineRule="auto"/>
        <w:jc w:val="both"/>
        <w:rPr>
          <w:del w:id="232" w:author="wondimu gebre" w:date="2019-09-26T14:07:00Z"/>
          <w:rFonts w:ascii="Times New Roman" w:hAnsi="Times New Roman" w:cs="Times New Roman"/>
          <w:sz w:val="24"/>
          <w:szCs w:val="24"/>
          <w:lang w:val="en-US"/>
        </w:rPr>
      </w:pPr>
      <w:del w:id="233" w:author="wondimu gebre" w:date="2019-09-26T14:07:00Z">
        <w:r w:rsidRPr="004C7D72" w:rsidDel="00A91AFD">
          <w:rPr>
            <w:rFonts w:ascii="Times New Roman" w:hAnsi="Times New Roman" w:cs="Times New Roman"/>
            <w:sz w:val="24"/>
            <w:szCs w:val="24"/>
            <w:lang w:val="en-US"/>
          </w:rPr>
          <w:delText>The visitor is forced to remove items from their order or cancel it altogether</w:delText>
        </w:r>
      </w:del>
    </w:p>
    <w:p w14:paraId="015D70E4" w14:textId="5116DE24" w:rsidR="00363F7D" w:rsidRPr="004C7D72" w:rsidDel="00A91AFD" w:rsidRDefault="00363F7D" w:rsidP="00A91AFD">
      <w:pPr>
        <w:spacing w:line="360" w:lineRule="auto"/>
        <w:jc w:val="both"/>
        <w:rPr>
          <w:del w:id="234" w:author="wondimu gebre" w:date="2019-09-26T14:07:00Z"/>
          <w:rFonts w:ascii="Times New Roman" w:hAnsi="Times New Roman" w:cs="Times New Roman"/>
          <w:sz w:val="24"/>
          <w:szCs w:val="24"/>
          <w:lang w:val="en-US"/>
        </w:rPr>
      </w:pPr>
      <w:del w:id="235" w:author="wondimu gebre" w:date="2019-09-26T14:07:00Z">
        <w:r w:rsidRPr="004C7D72" w:rsidDel="00A91AFD">
          <w:rPr>
            <w:rFonts w:ascii="Times New Roman" w:hAnsi="Times New Roman" w:cs="Times New Roman"/>
            <w:sz w:val="24"/>
            <w:szCs w:val="24"/>
            <w:lang w:val="en-US"/>
          </w:rPr>
          <w:delText>The visitor confirms the order</w:delText>
        </w:r>
      </w:del>
    </w:p>
    <w:p w14:paraId="78C09DD0" w14:textId="77777777" w:rsidR="00363F7D" w:rsidRPr="00CA299A" w:rsidRDefault="00363F7D" w:rsidP="00A91AFD">
      <w:pPr>
        <w:spacing w:line="360" w:lineRule="auto"/>
        <w:jc w:val="both"/>
        <w:rPr>
          <w:rFonts w:ascii="Times New Roman" w:eastAsia="Times New Roman" w:hAnsi="Times New Roman" w:cs="Times New Roman"/>
          <w:sz w:val="24"/>
          <w:szCs w:val="24"/>
          <w:lang w:val="en-US"/>
        </w:rPr>
      </w:pPr>
    </w:p>
    <w:p w14:paraId="10731D3E" w14:textId="20273291" w:rsidR="00363F7D" w:rsidRPr="004C7D72" w:rsidRDefault="00363F7D" w:rsidP="00D56B2D">
      <w:pPr>
        <w:spacing w:line="360" w:lineRule="auto"/>
        <w:jc w:val="both"/>
        <w:rPr>
          <w:rFonts w:ascii="Times New Roman" w:eastAsia="Cambria" w:hAnsi="Times New Roman" w:cs="Times New Roman"/>
          <w:b/>
          <w:color w:val="0F6FC6"/>
          <w:sz w:val="28"/>
          <w:szCs w:val="28"/>
          <w:lang w:val="en-US"/>
        </w:rPr>
      </w:pPr>
      <w:commentRangeStart w:id="236"/>
      <w:r w:rsidRPr="004C7D72">
        <w:rPr>
          <w:rFonts w:ascii="Times New Roman" w:eastAsia="Cambria" w:hAnsi="Times New Roman" w:cs="Times New Roman"/>
          <w:b/>
          <w:color w:val="0F6FC6"/>
          <w:sz w:val="28"/>
          <w:szCs w:val="28"/>
          <w:lang w:val="en-US"/>
        </w:rPr>
        <w:t xml:space="preserve">3.4 </w:t>
      </w:r>
      <w:del w:id="237" w:author="wondimu gebre" w:date="2019-09-26T14:08:00Z">
        <w:r w:rsidRPr="004C7D72" w:rsidDel="00A27707">
          <w:rPr>
            <w:rFonts w:ascii="Times New Roman" w:eastAsia="Cambria" w:hAnsi="Times New Roman" w:cs="Times New Roman"/>
            <w:b/>
            <w:color w:val="0F6FC6"/>
            <w:sz w:val="28"/>
            <w:szCs w:val="28"/>
            <w:lang w:val="en-US"/>
          </w:rPr>
          <w:delText xml:space="preserve">Use </w:delText>
        </w:r>
        <w:r w:rsidR="00FE22F5" w:rsidRPr="004C7D72" w:rsidDel="00A27707">
          <w:rPr>
            <w:rFonts w:ascii="Times New Roman" w:eastAsia="Cambria" w:hAnsi="Times New Roman" w:cs="Times New Roman"/>
            <w:b/>
            <w:color w:val="0F6FC6"/>
            <w:sz w:val="28"/>
            <w:szCs w:val="28"/>
            <w:lang w:val="en-US"/>
          </w:rPr>
          <w:delText>Case:</w:delText>
        </w:r>
      </w:del>
      <w:r w:rsidRPr="004C7D72">
        <w:rPr>
          <w:rFonts w:ascii="Times New Roman" w:eastAsia="Cambria" w:hAnsi="Times New Roman" w:cs="Times New Roman"/>
          <w:b/>
          <w:color w:val="0F6FC6"/>
          <w:sz w:val="28"/>
          <w:szCs w:val="28"/>
          <w:lang w:val="en-US"/>
        </w:rPr>
        <w:t xml:space="preserve"> </w:t>
      </w:r>
      <w:ins w:id="238" w:author="wondimu gebre" w:date="2019-09-26T14:08:00Z">
        <w:r w:rsidR="002564E1">
          <w:rPr>
            <w:rFonts w:ascii="Times New Roman" w:eastAsia="Cambria" w:hAnsi="Times New Roman" w:cs="Times New Roman"/>
            <w:b/>
            <w:color w:val="0F6FC6"/>
            <w:sz w:val="28"/>
            <w:szCs w:val="28"/>
            <w:lang w:val="en-US"/>
          </w:rPr>
          <w:t xml:space="preserve">Get </w:t>
        </w:r>
      </w:ins>
      <w:ins w:id="239" w:author="wondimu gebre" w:date="2019-09-26T14:09:00Z">
        <w:r w:rsidR="002564E1">
          <w:rPr>
            <w:rFonts w:ascii="Times New Roman" w:eastAsia="Cambria" w:hAnsi="Times New Roman" w:cs="Times New Roman"/>
            <w:b/>
            <w:color w:val="0F6FC6"/>
            <w:sz w:val="28"/>
            <w:szCs w:val="28"/>
            <w:lang w:val="en-US"/>
          </w:rPr>
          <w:t>items by loan</w:t>
        </w:r>
      </w:ins>
      <w:del w:id="240" w:author="wondimu gebre" w:date="2019-09-26T14:08:00Z">
        <w:r w:rsidRPr="004C7D72" w:rsidDel="002564E1">
          <w:rPr>
            <w:rFonts w:ascii="Times New Roman" w:eastAsia="Cambria" w:hAnsi="Times New Roman" w:cs="Times New Roman"/>
            <w:b/>
            <w:color w:val="0F6FC6"/>
            <w:sz w:val="28"/>
            <w:szCs w:val="28"/>
            <w:lang w:val="en-US"/>
          </w:rPr>
          <w:delText>Assigning Items for Loaning</w:delText>
        </w:r>
        <w:commentRangeEnd w:id="236"/>
        <w:r w:rsidR="0090281B" w:rsidRPr="004C7D72" w:rsidDel="002564E1">
          <w:rPr>
            <w:rStyle w:val="CommentReference"/>
          </w:rPr>
          <w:commentReference w:id="236"/>
        </w:r>
      </w:del>
    </w:p>
    <w:p w14:paraId="2B358919" w14:textId="37D0910E" w:rsidR="00363F7D" w:rsidRPr="004C7D72" w:rsidRDefault="006806D1" w:rsidP="00D56B2D">
      <w:pPr>
        <w:spacing w:line="360" w:lineRule="auto"/>
        <w:jc w:val="both"/>
        <w:rPr>
          <w:rFonts w:ascii="Times New Roman" w:hAnsi="Times New Roman" w:cs="Times New Roman"/>
          <w:sz w:val="24"/>
          <w:szCs w:val="24"/>
          <w:lang w:val="en-US"/>
        </w:rPr>
      </w:pPr>
      <w:ins w:id="241" w:author="wondimu gebre" w:date="2019-09-26T14:08:00Z">
        <w:r>
          <w:rPr>
            <w:rFonts w:ascii="Times New Roman" w:hAnsi="Times New Roman" w:cs="Times New Roman"/>
            <w:b/>
            <w:bCs/>
            <w:sz w:val="24"/>
            <w:szCs w:val="24"/>
            <w:lang w:val="en-US"/>
          </w:rPr>
          <w:t>Performer</w:t>
        </w:r>
      </w:ins>
      <w:del w:id="242" w:author="wondimu gebre" w:date="2019-09-26T14:08:00Z">
        <w:r w:rsidR="00363F7D" w:rsidRPr="004C7D72" w:rsidDel="006806D1">
          <w:rPr>
            <w:rFonts w:ascii="Times New Roman" w:hAnsi="Times New Roman" w:cs="Times New Roman"/>
            <w:b/>
            <w:bCs/>
            <w:sz w:val="24"/>
            <w:szCs w:val="24"/>
            <w:lang w:val="en-US"/>
          </w:rPr>
          <w:delText>Actors</w:delText>
        </w:r>
      </w:del>
      <w:r w:rsidR="00363F7D" w:rsidRPr="004C7D72">
        <w:rPr>
          <w:rFonts w:ascii="Times New Roman" w:hAnsi="Times New Roman" w:cs="Times New Roman"/>
          <w:b/>
          <w:bCs/>
          <w:sz w:val="24"/>
          <w:szCs w:val="24"/>
          <w:lang w:val="en-US"/>
        </w:rPr>
        <w:t>:</w:t>
      </w:r>
      <w:r w:rsidR="00363F7D" w:rsidRPr="004C7D72">
        <w:rPr>
          <w:rFonts w:ascii="Times New Roman" w:hAnsi="Times New Roman" w:cs="Times New Roman"/>
          <w:sz w:val="24"/>
          <w:szCs w:val="24"/>
          <w:lang w:val="en-US"/>
        </w:rPr>
        <w:t xml:space="preserve"> Employee, Visitor</w:t>
      </w:r>
    </w:p>
    <w:p w14:paraId="3FD9590D" w14:textId="77777777" w:rsidR="00C95BEB"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Main scenario:</w:t>
      </w:r>
    </w:p>
    <w:p w14:paraId="103A20D1" w14:textId="77777777" w:rsidR="00363F7D" w:rsidRPr="004C7D72" w:rsidRDefault="00363F7D" w:rsidP="00D56B2D">
      <w:pPr>
        <w:numPr>
          <w:ilvl w:val="0"/>
          <w:numId w:val="13"/>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visitor scans their bracelet</w:t>
      </w:r>
    </w:p>
    <w:p w14:paraId="2109A448" w14:textId="39E0F993" w:rsidR="00363F7D" w:rsidRPr="004C7D72" w:rsidRDefault="00363F7D" w:rsidP="00D56B2D">
      <w:pPr>
        <w:numPr>
          <w:ilvl w:val="0"/>
          <w:numId w:val="13"/>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employee </w:t>
      </w:r>
      <w:proofErr w:type="gramStart"/>
      <w:ins w:id="243" w:author="wondimu gebre" w:date="2019-09-26T14:10:00Z">
        <w:r w:rsidR="00EC42A8">
          <w:rPr>
            <w:rFonts w:ascii="Times New Roman" w:hAnsi="Times New Roman" w:cs="Times New Roman"/>
            <w:sz w:val="24"/>
            <w:szCs w:val="24"/>
            <w:lang w:val="en-US"/>
          </w:rPr>
          <w:t>host</w:t>
        </w:r>
        <w:proofErr w:type="gramEnd"/>
        <w:r w:rsidR="00EC42A8">
          <w:rPr>
            <w:rFonts w:ascii="Times New Roman" w:hAnsi="Times New Roman" w:cs="Times New Roman"/>
            <w:sz w:val="24"/>
            <w:szCs w:val="24"/>
            <w:lang w:val="en-US"/>
          </w:rPr>
          <w:t xml:space="preserve"> the </w:t>
        </w:r>
        <w:proofErr w:type="spellStart"/>
        <w:r w:rsidR="00EC42A8">
          <w:rPr>
            <w:rFonts w:ascii="Times New Roman" w:hAnsi="Times New Roman" w:cs="Times New Roman"/>
            <w:sz w:val="24"/>
            <w:szCs w:val="24"/>
            <w:lang w:val="en-US"/>
          </w:rPr>
          <w:t>iteams</w:t>
        </w:r>
        <w:proofErr w:type="spellEnd"/>
        <w:r w:rsidR="00EC42A8">
          <w:rPr>
            <w:rFonts w:ascii="Times New Roman" w:hAnsi="Times New Roman" w:cs="Times New Roman"/>
            <w:sz w:val="24"/>
            <w:szCs w:val="24"/>
            <w:lang w:val="en-US"/>
          </w:rPr>
          <w:t xml:space="preserve"> for the visitor </w:t>
        </w:r>
      </w:ins>
      <w:del w:id="244" w:author="wondimu gebre" w:date="2019-09-26T14:10:00Z">
        <w:r w:rsidRPr="004C7D72" w:rsidDel="004F01D0">
          <w:rPr>
            <w:rFonts w:ascii="Times New Roman" w:hAnsi="Times New Roman" w:cs="Times New Roman"/>
            <w:sz w:val="24"/>
            <w:szCs w:val="24"/>
            <w:lang w:val="en-US"/>
          </w:rPr>
          <w:delText>scans products, adding them to the visitor’s account</w:delText>
        </w:r>
      </w:del>
    </w:p>
    <w:p w14:paraId="09F01409" w14:textId="198E2D0A" w:rsidR="00363F7D" w:rsidRPr="004C7D72" w:rsidRDefault="00363F7D" w:rsidP="00D56B2D">
      <w:pPr>
        <w:numPr>
          <w:ilvl w:val="0"/>
          <w:numId w:val="13"/>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 xml:space="preserve">The visitor </w:t>
      </w:r>
      <w:ins w:id="245" w:author="wondimu gebre" w:date="2019-09-26T14:10:00Z">
        <w:r w:rsidR="00593057">
          <w:rPr>
            <w:rFonts w:ascii="Times New Roman" w:hAnsi="Times New Roman" w:cs="Times New Roman"/>
            <w:sz w:val="24"/>
            <w:szCs w:val="24"/>
            <w:lang w:val="en-US"/>
          </w:rPr>
          <w:t xml:space="preserve">confirms </w:t>
        </w:r>
      </w:ins>
      <w:del w:id="246" w:author="wondimu gebre" w:date="2019-09-26T14:09:00Z">
        <w:r w:rsidRPr="004C7D72" w:rsidDel="007C37A7">
          <w:rPr>
            <w:rFonts w:ascii="Times New Roman" w:hAnsi="Times New Roman" w:cs="Times New Roman"/>
            <w:sz w:val="24"/>
            <w:szCs w:val="24"/>
            <w:lang w:val="en-US"/>
          </w:rPr>
          <w:delText>confirms</w:delText>
        </w:r>
      </w:del>
      <w:del w:id="247" w:author="wondimu gebre" w:date="2019-09-26T14:10:00Z">
        <w:r w:rsidRPr="004C7D72" w:rsidDel="00593057">
          <w:rPr>
            <w:rFonts w:ascii="Times New Roman" w:hAnsi="Times New Roman" w:cs="Times New Roman"/>
            <w:sz w:val="24"/>
            <w:szCs w:val="24"/>
            <w:lang w:val="en-US"/>
          </w:rPr>
          <w:delText xml:space="preserve"> </w:delText>
        </w:r>
      </w:del>
      <w:ins w:id="248" w:author="wondimu gebre" w:date="2019-09-26T14:10:00Z">
        <w:r w:rsidR="00593057">
          <w:rPr>
            <w:rFonts w:ascii="Times New Roman" w:hAnsi="Times New Roman" w:cs="Times New Roman"/>
            <w:sz w:val="24"/>
            <w:szCs w:val="24"/>
            <w:lang w:val="en-US"/>
          </w:rPr>
          <w:t>the loan</w:t>
        </w:r>
      </w:ins>
      <w:del w:id="249" w:author="wondimu gebre" w:date="2019-09-26T14:10:00Z">
        <w:r w:rsidRPr="004C7D72" w:rsidDel="00593057">
          <w:rPr>
            <w:rFonts w:ascii="Times New Roman" w:hAnsi="Times New Roman" w:cs="Times New Roman"/>
            <w:sz w:val="24"/>
            <w:szCs w:val="24"/>
            <w:lang w:val="en-US"/>
          </w:rPr>
          <w:delText>the order</w:delText>
        </w:r>
      </w:del>
    </w:p>
    <w:p w14:paraId="733E5A71" w14:textId="77777777" w:rsidR="00BF4896" w:rsidRPr="009F55BC" w:rsidRDefault="00BF4896" w:rsidP="00BF4896">
      <w:pPr>
        <w:numPr>
          <w:ilvl w:val="0"/>
          <w:numId w:val="13"/>
        </w:numPr>
        <w:tabs>
          <w:tab w:val="left" w:pos="720"/>
        </w:tabs>
        <w:spacing w:line="360" w:lineRule="auto"/>
        <w:ind w:left="720" w:right="240" w:hanging="360"/>
        <w:jc w:val="both"/>
        <w:rPr>
          <w:ins w:id="250" w:author="wondimu gebre" w:date="2019-09-26T14:11:00Z"/>
          <w:rFonts w:ascii="Times New Roman" w:eastAsia="Times New Roman" w:hAnsi="Times New Roman" w:cs="Times New Roman"/>
          <w:sz w:val="24"/>
          <w:szCs w:val="24"/>
          <w:lang w:val="en-US"/>
        </w:rPr>
      </w:pPr>
      <w:ins w:id="251" w:author="wondimu gebre" w:date="2019-09-26T14:11:00Z">
        <w:r w:rsidRPr="009F55BC">
          <w:rPr>
            <w:rFonts w:ascii="Times New Roman" w:hAnsi="Times New Roman" w:cs="Times New Roman"/>
            <w:sz w:val="24"/>
            <w:szCs w:val="24"/>
            <w:lang w:val="en-US"/>
          </w:rPr>
          <w:t xml:space="preserve">The system </w:t>
        </w:r>
        <w:proofErr w:type="gramStart"/>
        <w:r w:rsidRPr="009F55BC">
          <w:rPr>
            <w:rFonts w:ascii="Times New Roman" w:hAnsi="Times New Roman" w:cs="Times New Roman"/>
            <w:sz w:val="24"/>
            <w:szCs w:val="24"/>
            <w:lang w:val="en-US"/>
          </w:rPr>
          <w:t>deduct</w:t>
        </w:r>
        <w:proofErr w:type="gramEnd"/>
        <w:r w:rsidRPr="009F55BC">
          <w:rPr>
            <w:rFonts w:ascii="Times New Roman" w:hAnsi="Times New Roman" w:cs="Times New Roman"/>
            <w:sz w:val="24"/>
            <w:szCs w:val="24"/>
            <w:lang w:val="en-US"/>
          </w:rPr>
          <w:t xml:space="preserve"> an amount from the visitor account and print a receipt </w:t>
        </w:r>
      </w:ins>
    </w:p>
    <w:p w14:paraId="5A3D4162" w14:textId="79314C05" w:rsidR="00363F7D" w:rsidRPr="004C7D72" w:rsidDel="00BF4896" w:rsidRDefault="00363F7D" w:rsidP="00D56B2D">
      <w:pPr>
        <w:numPr>
          <w:ilvl w:val="0"/>
          <w:numId w:val="13"/>
        </w:numPr>
        <w:tabs>
          <w:tab w:val="left" w:pos="720"/>
        </w:tabs>
        <w:spacing w:line="360" w:lineRule="auto"/>
        <w:ind w:left="720" w:right="240" w:hanging="360"/>
        <w:jc w:val="both"/>
        <w:rPr>
          <w:del w:id="252" w:author="wondimu gebre" w:date="2019-09-26T14:11:00Z"/>
          <w:rFonts w:ascii="Times New Roman" w:hAnsi="Times New Roman" w:cs="Times New Roman"/>
          <w:sz w:val="24"/>
          <w:szCs w:val="24"/>
          <w:lang w:val="en-US"/>
        </w:rPr>
      </w:pPr>
      <w:del w:id="253" w:author="wondimu gebre" w:date="2019-09-26T14:11:00Z">
        <w:r w:rsidRPr="004C7D72" w:rsidDel="00BF4896">
          <w:rPr>
            <w:rFonts w:ascii="Times New Roman" w:hAnsi="Times New Roman" w:cs="Times New Roman"/>
            <w:sz w:val="24"/>
            <w:szCs w:val="24"/>
            <w:lang w:val="en-US"/>
          </w:rPr>
          <w:delText>The system answers in withdrawing money from the visitor’s event account and printing out a receipt</w:delText>
        </w:r>
      </w:del>
    </w:p>
    <w:p w14:paraId="7B023B91" w14:textId="77777777" w:rsidR="00363F7D" w:rsidRPr="004C7D72"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Extensions:</w:t>
      </w:r>
    </w:p>
    <w:p w14:paraId="1FB42A41" w14:textId="79CC3C69" w:rsidR="000321B9" w:rsidRPr="00B3333D" w:rsidRDefault="00363F7D" w:rsidP="0025076E">
      <w:pPr>
        <w:spacing w:line="360" w:lineRule="auto"/>
        <w:ind w:left="72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lastRenderedPageBreak/>
        <w:t>3</w:t>
      </w:r>
      <w:r w:rsidR="006D5AC5" w:rsidRPr="004C7D72">
        <w:rPr>
          <w:rFonts w:ascii="Times New Roman" w:hAnsi="Times New Roman" w:cs="Times New Roman"/>
          <w:sz w:val="24"/>
          <w:szCs w:val="24"/>
          <w:lang w:val="en-US"/>
        </w:rPr>
        <w:t xml:space="preserve">a. </w:t>
      </w:r>
      <w:ins w:id="254" w:author="wondimu gebre" w:date="2019-09-26T14:11:00Z">
        <w:r w:rsidR="00B43210" w:rsidRPr="004C7D72">
          <w:rPr>
            <w:rFonts w:ascii="Times New Roman" w:hAnsi="Times New Roman" w:cs="Times New Roman"/>
            <w:sz w:val="24"/>
            <w:szCs w:val="24"/>
            <w:lang w:val="en-US"/>
          </w:rPr>
          <w:t xml:space="preserve">The visitor </w:t>
        </w:r>
        <w:r w:rsidR="00B43210">
          <w:rPr>
            <w:rFonts w:ascii="Times New Roman" w:hAnsi="Times New Roman" w:cs="Times New Roman"/>
            <w:sz w:val="24"/>
            <w:szCs w:val="24"/>
            <w:lang w:val="en-US"/>
          </w:rPr>
          <w:t>decays</w:t>
        </w:r>
        <w:r w:rsidR="00B43210" w:rsidRPr="004C7D72">
          <w:rPr>
            <w:rFonts w:ascii="Times New Roman" w:hAnsi="Times New Roman" w:cs="Times New Roman"/>
            <w:sz w:val="24"/>
            <w:szCs w:val="24"/>
            <w:lang w:val="en-US"/>
          </w:rPr>
          <w:t xml:space="preserve"> the </w:t>
        </w:r>
        <w:r w:rsidR="00B43210">
          <w:rPr>
            <w:rFonts w:ascii="Times New Roman" w:hAnsi="Times New Roman" w:cs="Times New Roman"/>
            <w:sz w:val="24"/>
            <w:szCs w:val="24"/>
            <w:lang w:val="en-US"/>
          </w:rPr>
          <w:t xml:space="preserve">whole </w:t>
        </w:r>
        <w:r w:rsidR="00B43210" w:rsidRPr="004C7D72">
          <w:rPr>
            <w:rFonts w:ascii="Times New Roman" w:hAnsi="Times New Roman" w:cs="Times New Roman"/>
            <w:sz w:val="24"/>
            <w:szCs w:val="24"/>
            <w:lang w:val="en-US"/>
          </w:rPr>
          <w:t>order</w:t>
        </w:r>
        <w:r w:rsidR="00B43210" w:rsidRPr="004C7D72" w:rsidDel="000A36BA">
          <w:rPr>
            <w:rFonts w:ascii="Times New Roman" w:hAnsi="Times New Roman" w:cs="Times New Roman"/>
            <w:sz w:val="24"/>
            <w:szCs w:val="24"/>
            <w:lang w:val="en-US"/>
          </w:rPr>
          <w:t xml:space="preserve"> </w:t>
        </w:r>
      </w:ins>
      <w:del w:id="255" w:author="wondimu gebre" w:date="2019-09-26T14:11:00Z">
        <w:r w:rsidR="006D5AC5" w:rsidRPr="004C7D72" w:rsidDel="00B43210">
          <w:rPr>
            <w:rFonts w:ascii="Times New Roman" w:hAnsi="Times New Roman" w:cs="Times New Roman"/>
            <w:sz w:val="24"/>
            <w:szCs w:val="24"/>
            <w:lang w:val="en-US"/>
          </w:rPr>
          <w:delText>The</w:delText>
        </w:r>
        <w:r w:rsidRPr="004C7D72" w:rsidDel="00B43210">
          <w:rPr>
            <w:rFonts w:ascii="Times New Roman" w:hAnsi="Times New Roman" w:cs="Times New Roman"/>
            <w:sz w:val="24"/>
            <w:szCs w:val="24"/>
            <w:lang w:val="en-US"/>
          </w:rPr>
          <w:delText xml:space="preserve"> visitor declines the whole order</w:delText>
        </w:r>
      </w:del>
    </w:p>
    <w:p w14:paraId="5DC5CDC3" w14:textId="4A6AA425" w:rsidR="00363F7D" w:rsidDel="00B43210" w:rsidRDefault="00B43210" w:rsidP="000321B9">
      <w:pPr>
        <w:spacing w:line="360" w:lineRule="auto"/>
        <w:ind w:left="720"/>
        <w:jc w:val="both"/>
        <w:rPr>
          <w:del w:id="256" w:author="wondimu gebre" w:date="2019-09-26T14:12:00Z"/>
          <w:rFonts w:ascii="Times New Roman" w:hAnsi="Times New Roman" w:cs="Times New Roman"/>
          <w:sz w:val="24"/>
          <w:szCs w:val="24"/>
          <w:lang w:val="en-US"/>
        </w:rPr>
      </w:pPr>
      <w:proofErr w:type="gramStart"/>
      <w:ins w:id="257" w:author="wondimu gebre" w:date="2019-09-26T14:12:00Z">
        <w:r>
          <w:rPr>
            <w:rFonts w:ascii="Times New Roman" w:hAnsi="Times New Roman" w:cs="Times New Roman"/>
            <w:sz w:val="24"/>
            <w:szCs w:val="24"/>
            <w:lang w:val="en-US"/>
          </w:rPr>
          <w:t xml:space="preserve">Doesn’t </w:t>
        </w:r>
        <w:r w:rsidRPr="009F55BC">
          <w:rPr>
            <w:rFonts w:ascii="Times New Roman" w:hAnsi="Times New Roman" w:cs="Times New Roman"/>
            <w:sz w:val="24"/>
            <w:szCs w:val="24"/>
            <w:lang w:val="en-US"/>
          </w:rPr>
          <w:t xml:space="preserve"> </w:t>
        </w:r>
        <w:proofErr w:type="spellStart"/>
        <w:r w:rsidRPr="009F55BC">
          <w:rPr>
            <w:rFonts w:ascii="Times New Roman" w:hAnsi="Times New Roman" w:cs="Times New Roman"/>
            <w:sz w:val="24"/>
            <w:szCs w:val="24"/>
            <w:lang w:val="en-US"/>
          </w:rPr>
          <w:t>deducte</w:t>
        </w:r>
        <w:proofErr w:type="spellEnd"/>
        <w:proofErr w:type="gramEnd"/>
        <w:r w:rsidRPr="009F55BC">
          <w:rPr>
            <w:rFonts w:ascii="Times New Roman" w:hAnsi="Times New Roman" w:cs="Times New Roman"/>
            <w:sz w:val="24"/>
            <w:szCs w:val="24"/>
            <w:lang w:val="en-US"/>
          </w:rPr>
          <w:t xml:space="preserve"> an amount from the visito</w:t>
        </w:r>
        <w:r>
          <w:rPr>
            <w:rFonts w:ascii="Times New Roman" w:hAnsi="Times New Roman" w:cs="Times New Roman"/>
            <w:sz w:val="24"/>
            <w:szCs w:val="24"/>
            <w:lang w:val="en-US"/>
          </w:rPr>
          <w:t>r account</w:t>
        </w:r>
      </w:ins>
      <w:del w:id="258" w:author="wondimu gebre" w:date="2019-09-26T14:12:00Z">
        <w:r w:rsidR="00363F7D" w:rsidRPr="00B43210" w:rsidDel="00B43210">
          <w:rPr>
            <w:rFonts w:ascii="Times New Roman" w:hAnsi="Times New Roman" w:cs="Times New Roman"/>
            <w:sz w:val="24"/>
            <w:szCs w:val="24"/>
            <w:lang w:val="en-US"/>
            <w:rPrChange w:id="259" w:author="wondimu gebre" w:date="2019-09-26T14:12:00Z">
              <w:rPr>
                <w:rFonts w:ascii="Times New Roman" w:hAnsi="Times New Roman" w:cs="Times New Roman"/>
                <w:sz w:val="24"/>
                <w:szCs w:val="24"/>
              </w:rPr>
            </w:rPrChange>
          </w:rPr>
          <w:delText>No transaction takes place</w:delText>
        </w:r>
      </w:del>
    </w:p>
    <w:p w14:paraId="5AC2DEDE" w14:textId="77777777" w:rsidR="00B43210" w:rsidRPr="00B43210" w:rsidRDefault="00B43210" w:rsidP="00D56B2D">
      <w:pPr>
        <w:numPr>
          <w:ilvl w:val="0"/>
          <w:numId w:val="14"/>
        </w:numPr>
        <w:tabs>
          <w:tab w:val="left" w:pos="1080"/>
        </w:tabs>
        <w:spacing w:line="360" w:lineRule="auto"/>
        <w:ind w:left="1080" w:hanging="360"/>
        <w:jc w:val="both"/>
        <w:rPr>
          <w:ins w:id="260" w:author="wondimu gebre" w:date="2019-09-26T14:12:00Z"/>
          <w:rFonts w:ascii="Times New Roman" w:hAnsi="Times New Roman" w:cs="Times New Roman"/>
          <w:sz w:val="24"/>
          <w:szCs w:val="24"/>
          <w:lang w:val="en-US"/>
          <w:rPrChange w:id="261" w:author="wondimu gebre" w:date="2019-09-26T14:12:00Z">
            <w:rPr>
              <w:ins w:id="262" w:author="wondimu gebre" w:date="2019-09-26T14:12:00Z"/>
              <w:rFonts w:ascii="Times New Roman" w:hAnsi="Times New Roman" w:cs="Times New Roman"/>
              <w:sz w:val="24"/>
              <w:szCs w:val="24"/>
            </w:rPr>
          </w:rPrChange>
        </w:rPr>
      </w:pPr>
    </w:p>
    <w:p w14:paraId="17407E08" w14:textId="77777777" w:rsidR="005B16AA" w:rsidRPr="00CA299A" w:rsidRDefault="005B16AA" w:rsidP="005B16AA">
      <w:pPr>
        <w:spacing w:line="360" w:lineRule="auto"/>
        <w:jc w:val="both"/>
        <w:rPr>
          <w:ins w:id="263" w:author="wondimu gebre" w:date="2019-09-26T14:14:00Z"/>
          <w:rFonts w:ascii="Times New Roman" w:hAnsi="Times New Roman" w:cs="Times New Roman"/>
          <w:sz w:val="24"/>
          <w:szCs w:val="24"/>
          <w:lang w:val="en-US"/>
        </w:rPr>
      </w:pPr>
      <w:ins w:id="264" w:author="wondimu gebre" w:date="2019-09-26T14:14:00Z">
        <w:r w:rsidRPr="004C7D72">
          <w:rPr>
            <w:rFonts w:ascii="Times New Roman" w:hAnsi="Times New Roman" w:cs="Times New Roman"/>
            <w:sz w:val="24"/>
            <w:szCs w:val="24"/>
            <w:lang w:val="en-US"/>
          </w:rPr>
          <w:t xml:space="preserve">3b. The visitor requests </w:t>
        </w:r>
        <w:r>
          <w:rPr>
            <w:rFonts w:ascii="Times New Roman" w:hAnsi="Times New Roman" w:cs="Times New Roman"/>
            <w:sz w:val="24"/>
            <w:szCs w:val="24"/>
            <w:lang w:val="en-US"/>
          </w:rPr>
          <w:t xml:space="preserve">to cancel some of the orders </w:t>
        </w:r>
      </w:ins>
    </w:p>
    <w:p w14:paraId="202FB85F" w14:textId="77777777" w:rsidR="005B16AA" w:rsidRPr="004C7D72" w:rsidRDefault="005B16AA" w:rsidP="005B16AA">
      <w:pPr>
        <w:numPr>
          <w:ilvl w:val="0"/>
          <w:numId w:val="11"/>
        </w:numPr>
        <w:tabs>
          <w:tab w:val="left" w:pos="1080"/>
        </w:tabs>
        <w:spacing w:line="360" w:lineRule="auto"/>
        <w:ind w:left="1080" w:hanging="360"/>
        <w:jc w:val="both"/>
        <w:rPr>
          <w:ins w:id="265" w:author="wondimu gebre" w:date="2019-09-26T14:14:00Z"/>
          <w:rFonts w:ascii="Times New Roman" w:hAnsi="Times New Roman" w:cs="Times New Roman"/>
          <w:sz w:val="24"/>
          <w:szCs w:val="24"/>
          <w:lang w:val="en-US"/>
        </w:rPr>
      </w:pPr>
      <w:ins w:id="266" w:author="wondimu gebre" w:date="2019-09-26T14:14:00Z">
        <w:r w:rsidRPr="004C7D7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employee </w:t>
        </w:r>
        <w:proofErr w:type="gramStart"/>
        <w:r>
          <w:rPr>
            <w:rFonts w:ascii="Times New Roman" w:hAnsi="Times New Roman" w:cs="Times New Roman"/>
            <w:sz w:val="24"/>
            <w:szCs w:val="24"/>
            <w:lang w:val="en-US"/>
          </w:rPr>
          <w:t xml:space="preserve">update </w:t>
        </w:r>
        <w:r w:rsidRPr="004C7D72">
          <w:rPr>
            <w:rFonts w:ascii="Times New Roman" w:hAnsi="Times New Roman" w:cs="Times New Roman"/>
            <w:sz w:val="24"/>
            <w:szCs w:val="24"/>
            <w:lang w:val="en-US"/>
          </w:rPr>
          <w:t xml:space="preserve"> the</w:t>
        </w:r>
        <w:proofErr w:type="gramEnd"/>
        <w:r w:rsidRPr="004C7D72">
          <w:rPr>
            <w:rFonts w:ascii="Times New Roman" w:hAnsi="Times New Roman" w:cs="Times New Roman"/>
            <w:sz w:val="24"/>
            <w:szCs w:val="24"/>
            <w:lang w:val="en-US"/>
          </w:rPr>
          <w:t xml:space="preserve"> new order</w:t>
        </w:r>
      </w:ins>
    </w:p>
    <w:p w14:paraId="61C0E894" w14:textId="77777777" w:rsidR="005B16AA" w:rsidRPr="00002AA3" w:rsidRDefault="005B16AA" w:rsidP="005B16AA">
      <w:pPr>
        <w:spacing w:line="360" w:lineRule="auto"/>
        <w:jc w:val="both"/>
        <w:rPr>
          <w:ins w:id="267" w:author="wondimu gebre" w:date="2019-09-26T14:14:00Z"/>
          <w:rFonts w:ascii="Times New Roman" w:hAnsi="Times New Roman" w:cs="Times New Roman"/>
          <w:sz w:val="24"/>
          <w:szCs w:val="24"/>
          <w:lang w:val="en-US"/>
        </w:rPr>
      </w:pPr>
      <w:ins w:id="268" w:author="wondimu gebre" w:date="2019-09-26T14:14:00Z">
        <w:r w:rsidRPr="004C7D72">
          <w:rPr>
            <w:rFonts w:ascii="Times New Roman" w:hAnsi="Times New Roman" w:cs="Times New Roman"/>
            <w:sz w:val="24"/>
            <w:szCs w:val="24"/>
            <w:lang w:val="en-US"/>
          </w:rPr>
          <w:t xml:space="preserve">3c. The visitor </w:t>
        </w:r>
        <w:r>
          <w:rPr>
            <w:rFonts w:ascii="Times New Roman" w:hAnsi="Times New Roman" w:cs="Times New Roman"/>
            <w:sz w:val="24"/>
            <w:szCs w:val="24"/>
            <w:lang w:val="en-US"/>
          </w:rPr>
          <w:t xml:space="preserve">account doesn’t have enough money </w:t>
        </w:r>
      </w:ins>
    </w:p>
    <w:p w14:paraId="40A76E53" w14:textId="502A2312" w:rsidR="005B16AA" w:rsidRDefault="005B16AA" w:rsidP="005B16AA">
      <w:pPr>
        <w:numPr>
          <w:ilvl w:val="0"/>
          <w:numId w:val="8"/>
        </w:numPr>
        <w:tabs>
          <w:tab w:val="left" w:pos="1080"/>
        </w:tabs>
        <w:spacing w:line="360" w:lineRule="auto"/>
        <w:ind w:left="1080" w:hanging="360"/>
        <w:jc w:val="both"/>
        <w:rPr>
          <w:ins w:id="269" w:author="wondimu gebre" w:date="2019-09-26T14:18:00Z"/>
          <w:rFonts w:ascii="Times New Roman" w:hAnsi="Times New Roman" w:cs="Times New Roman"/>
          <w:sz w:val="24"/>
          <w:szCs w:val="24"/>
          <w:lang w:val="en-US"/>
        </w:rPr>
      </w:pPr>
      <w:ins w:id="270" w:author="wondimu gebre" w:date="2019-09-26T14:14:00Z">
        <w:r w:rsidRPr="004C7D72">
          <w:rPr>
            <w:rFonts w:ascii="Times New Roman" w:hAnsi="Times New Roman" w:cs="Times New Roman"/>
            <w:sz w:val="24"/>
            <w:szCs w:val="24"/>
            <w:lang w:val="en-US"/>
          </w:rPr>
          <w:t>Th</w:t>
        </w:r>
        <w:r>
          <w:rPr>
            <w:rFonts w:ascii="Times New Roman" w:hAnsi="Times New Roman" w:cs="Times New Roman"/>
            <w:sz w:val="24"/>
            <w:szCs w:val="24"/>
            <w:lang w:val="en-US"/>
          </w:rPr>
          <w:t xml:space="preserve">e visitor informed their account status </w:t>
        </w:r>
        <w:r w:rsidR="00712412">
          <w:rPr>
            <w:rFonts w:ascii="Times New Roman" w:hAnsi="Times New Roman" w:cs="Times New Roman"/>
            <w:sz w:val="24"/>
            <w:szCs w:val="24"/>
            <w:lang w:val="en-US"/>
          </w:rPr>
          <w:t>by the system</w:t>
        </w:r>
      </w:ins>
    </w:p>
    <w:p w14:paraId="7B904745" w14:textId="5E23177F" w:rsidR="0066596B" w:rsidRDefault="0066596B" w:rsidP="005B16AA">
      <w:pPr>
        <w:numPr>
          <w:ilvl w:val="0"/>
          <w:numId w:val="8"/>
        </w:numPr>
        <w:tabs>
          <w:tab w:val="left" w:pos="1080"/>
        </w:tabs>
        <w:spacing w:line="360" w:lineRule="auto"/>
        <w:ind w:left="1080" w:hanging="360"/>
        <w:jc w:val="both"/>
        <w:rPr>
          <w:ins w:id="271" w:author="wondimu gebre" w:date="2019-09-26T14:18:00Z"/>
          <w:rFonts w:ascii="Times New Roman" w:hAnsi="Times New Roman" w:cs="Times New Roman"/>
          <w:sz w:val="24"/>
          <w:szCs w:val="24"/>
          <w:lang w:val="en-US"/>
        </w:rPr>
      </w:pPr>
      <w:ins w:id="272" w:author="wondimu gebre" w:date="2019-09-26T14:18:00Z">
        <w:r>
          <w:rPr>
            <w:rFonts w:ascii="Times New Roman" w:hAnsi="Times New Roman" w:cs="Times New Roman"/>
            <w:sz w:val="24"/>
            <w:szCs w:val="24"/>
            <w:lang w:val="en-US"/>
          </w:rPr>
          <w:t xml:space="preserve">The system </w:t>
        </w:r>
        <w:proofErr w:type="gramStart"/>
        <w:r>
          <w:rPr>
            <w:rFonts w:ascii="Times New Roman" w:hAnsi="Times New Roman" w:cs="Times New Roman"/>
            <w:sz w:val="24"/>
            <w:szCs w:val="24"/>
            <w:lang w:val="en-US"/>
          </w:rPr>
          <w:t>cancel</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visitor </w:t>
        </w:r>
        <w:r>
          <w:rPr>
            <w:rFonts w:ascii="Times New Roman" w:hAnsi="Times New Roman" w:cs="Times New Roman"/>
            <w:sz w:val="24"/>
            <w:szCs w:val="24"/>
            <w:lang w:val="en-US"/>
          </w:rPr>
          <w:t>order</w:t>
        </w:r>
      </w:ins>
    </w:p>
    <w:p w14:paraId="0349490B" w14:textId="4B3EBB90" w:rsidR="0066596B" w:rsidRDefault="001D1B2D" w:rsidP="005B16AA">
      <w:pPr>
        <w:numPr>
          <w:ilvl w:val="0"/>
          <w:numId w:val="8"/>
        </w:numPr>
        <w:tabs>
          <w:tab w:val="left" w:pos="1080"/>
        </w:tabs>
        <w:spacing w:line="360" w:lineRule="auto"/>
        <w:ind w:left="1080" w:hanging="360"/>
        <w:jc w:val="both"/>
        <w:rPr>
          <w:ins w:id="273" w:author="wondimu gebre" w:date="2019-09-26T14:19:00Z"/>
          <w:rFonts w:ascii="Times New Roman" w:hAnsi="Times New Roman" w:cs="Times New Roman"/>
          <w:sz w:val="24"/>
          <w:szCs w:val="24"/>
          <w:lang w:val="en-US"/>
        </w:rPr>
      </w:pPr>
      <w:ins w:id="274" w:author="wondimu gebre" w:date="2019-09-26T14:18:00Z">
        <w:r>
          <w:rPr>
            <w:rFonts w:ascii="Times New Roman" w:hAnsi="Times New Roman" w:cs="Times New Roman"/>
            <w:sz w:val="24"/>
            <w:szCs w:val="24"/>
            <w:lang w:val="en-US"/>
          </w:rPr>
          <w:t xml:space="preserve">The visitor add money </w:t>
        </w:r>
      </w:ins>
      <w:ins w:id="275" w:author="wondimu gebre" w:date="2019-09-26T14:19:00Z">
        <w:r>
          <w:rPr>
            <w:rFonts w:ascii="Times New Roman" w:hAnsi="Times New Roman" w:cs="Times New Roman"/>
            <w:sz w:val="24"/>
            <w:szCs w:val="24"/>
            <w:lang w:val="en-US"/>
          </w:rPr>
          <w:t xml:space="preserve">to their event </w:t>
        </w:r>
        <w:proofErr w:type="gramStart"/>
        <w:r>
          <w:rPr>
            <w:rFonts w:ascii="Times New Roman" w:hAnsi="Times New Roman" w:cs="Times New Roman"/>
            <w:sz w:val="24"/>
            <w:szCs w:val="24"/>
            <w:lang w:val="en-US"/>
          </w:rPr>
          <w:t xml:space="preserve">account </w:t>
        </w:r>
        <w:r w:rsidR="00603082">
          <w:rPr>
            <w:rFonts w:ascii="Times New Roman" w:hAnsi="Times New Roman" w:cs="Times New Roman"/>
            <w:sz w:val="24"/>
            <w:szCs w:val="24"/>
            <w:lang w:val="en-US"/>
          </w:rPr>
          <w:t xml:space="preserve"> through</w:t>
        </w:r>
        <w:proofErr w:type="gramEnd"/>
        <w:r w:rsidR="00603082">
          <w:rPr>
            <w:rFonts w:ascii="Times New Roman" w:hAnsi="Times New Roman" w:cs="Times New Roman"/>
            <w:sz w:val="24"/>
            <w:szCs w:val="24"/>
            <w:lang w:val="en-US"/>
          </w:rPr>
          <w:t xml:space="preserve"> ATM Machine </w:t>
        </w:r>
      </w:ins>
    </w:p>
    <w:p w14:paraId="40AE6A90" w14:textId="476B4E0D" w:rsidR="00603082" w:rsidRDefault="00BF7520" w:rsidP="005B16AA">
      <w:pPr>
        <w:numPr>
          <w:ilvl w:val="0"/>
          <w:numId w:val="8"/>
        </w:numPr>
        <w:tabs>
          <w:tab w:val="left" w:pos="1080"/>
        </w:tabs>
        <w:spacing w:line="360" w:lineRule="auto"/>
        <w:ind w:left="1080" w:hanging="360"/>
        <w:jc w:val="both"/>
        <w:rPr>
          <w:ins w:id="276" w:author="wondimu gebre" w:date="2019-09-26T14:21:00Z"/>
          <w:rFonts w:ascii="Times New Roman" w:hAnsi="Times New Roman" w:cs="Times New Roman"/>
          <w:sz w:val="24"/>
          <w:szCs w:val="24"/>
          <w:lang w:val="en-US"/>
        </w:rPr>
      </w:pPr>
      <w:ins w:id="277" w:author="wondimu gebre" w:date="2019-09-26T14:19:00Z">
        <w:r>
          <w:rPr>
            <w:rFonts w:ascii="Times New Roman" w:hAnsi="Times New Roman" w:cs="Times New Roman"/>
            <w:sz w:val="24"/>
            <w:szCs w:val="24"/>
            <w:lang w:val="en-US"/>
          </w:rPr>
          <w:t xml:space="preserve">The visitor </w:t>
        </w:r>
      </w:ins>
      <w:proofErr w:type="gramStart"/>
      <w:ins w:id="278" w:author="wondimu gebre" w:date="2019-09-26T14:20:00Z">
        <w:r>
          <w:rPr>
            <w:rFonts w:ascii="Times New Roman" w:hAnsi="Times New Roman" w:cs="Times New Roman"/>
            <w:sz w:val="24"/>
            <w:szCs w:val="24"/>
            <w:lang w:val="en-US"/>
          </w:rPr>
          <w:t>reorder</w:t>
        </w:r>
        <w:proofErr w:type="gram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iteams</w:t>
        </w:r>
        <w:proofErr w:type="spellEnd"/>
        <w:r>
          <w:rPr>
            <w:rFonts w:ascii="Times New Roman" w:hAnsi="Times New Roman" w:cs="Times New Roman"/>
            <w:sz w:val="24"/>
            <w:szCs w:val="24"/>
            <w:lang w:val="en-US"/>
          </w:rPr>
          <w:t xml:space="preserve"> and confirm the order </w:t>
        </w:r>
      </w:ins>
    </w:p>
    <w:p w14:paraId="7A9E3165" w14:textId="260ADB1F" w:rsidR="002E5179" w:rsidRDefault="002E5179" w:rsidP="005B16AA">
      <w:pPr>
        <w:numPr>
          <w:ilvl w:val="0"/>
          <w:numId w:val="8"/>
        </w:numPr>
        <w:tabs>
          <w:tab w:val="left" w:pos="1080"/>
        </w:tabs>
        <w:spacing w:line="360" w:lineRule="auto"/>
        <w:ind w:left="1080" w:hanging="360"/>
        <w:jc w:val="both"/>
        <w:rPr>
          <w:ins w:id="279" w:author="wondimu gebre" w:date="2019-09-26T14:20:00Z"/>
          <w:rFonts w:ascii="Times New Roman" w:hAnsi="Times New Roman" w:cs="Times New Roman"/>
          <w:sz w:val="24"/>
          <w:szCs w:val="24"/>
          <w:lang w:val="en-US"/>
        </w:rPr>
      </w:pPr>
      <w:ins w:id="280" w:author="wondimu gebre" w:date="2019-09-26T14:21:00Z">
        <w:r w:rsidRPr="009F55BC">
          <w:rPr>
            <w:rFonts w:ascii="Times New Roman" w:hAnsi="Times New Roman" w:cs="Times New Roman"/>
            <w:sz w:val="24"/>
            <w:szCs w:val="24"/>
            <w:lang w:val="en-US"/>
          </w:rPr>
          <w:t xml:space="preserve">The system </w:t>
        </w:r>
        <w:proofErr w:type="gramStart"/>
        <w:r w:rsidRPr="009F55BC">
          <w:rPr>
            <w:rFonts w:ascii="Times New Roman" w:hAnsi="Times New Roman" w:cs="Times New Roman"/>
            <w:sz w:val="24"/>
            <w:szCs w:val="24"/>
            <w:lang w:val="en-US"/>
          </w:rPr>
          <w:t>deduct</w:t>
        </w:r>
        <w:proofErr w:type="gramEnd"/>
        <w:r w:rsidRPr="009F55BC">
          <w:rPr>
            <w:rFonts w:ascii="Times New Roman" w:hAnsi="Times New Roman" w:cs="Times New Roman"/>
            <w:sz w:val="24"/>
            <w:szCs w:val="24"/>
            <w:lang w:val="en-US"/>
          </w:rPr>
          <w:t xml:space="preserve"> an amount from the visitor account and print a receipt</w:t>
        </w:r>
      </w:ins>
    </w:p>
    <w:p w14:paraId="08739CFE" w14:textId="4491BCF5" w:rsidR="00363F7D" w:rsidDel="009F386B" w:rsidRDefault="009F386B" w:rsidP="007D66BE">
      <w:pPr>
        <w:tabs>
          <w:tab w:val="left" w:pos="1080"/>
        </w:tabs>
        <w:spacing w:line="360" w:lineRule="auto"/>
        <w:jc w:val="both"/>
        <w:rPr>
          <w:del w:id="281" w:author="wondimu gebre" w:date="2019-09-26T14:14:00Z"/>
          <w:rFonts w:ascii="Times New Roman" w:eastAsia="Times New Roman" w:hAnsi="Times New Roman" w:cs="Times New Roman"/>
          <w:sz w:val="24"/>
          <w:szCs w:val="24"/>
          <w:lang w:val="en-US"/>
        </w:rPr>
      </w:pPr>
      <w:ins w:id="282" w:author="wondimu gebre" w:date="2019-09-26T14:20:00Z">
        <w:r>
          <w:rPr>
            <w:rFonts w:ascii="Times New Roman" w:hAnsi="Times New Roman" w:cs="Times New Roman"/>
            <w:sz w:val="24"/>
            <w:szCs w:val="24"/>
            <w:lang w:val="en-US"/>
          </w:rPr>
          <w:t xml:space="preserve">    </w:t>
        </w:r>
      </w:ins>
      <w:del w:id="283" w:author="wondimu gebre" w:date="2019-09-26T14:14:00Z">
        <w:r w:rsidR="00363F7D" w:rsidRPr="007D66BE" w:rsidDel="005B16AA">
          <w:rPr>
            <w:rFonts w:ascii="Times New Roman" w:hAnsi="Times New Roman" w:cs="Times New Roman"/>
            <w:sz w:val="24"/>
            <w:szCs w:val="24"/>
            <w:lang w:val="en-US"/>
          </w:rPr>
          <w:delText>3b. The visitor requests the employee to remove some of the items</w:delText>
        </w:r>
      </w:del>
    </w:p>
    <w:p w14:paraId="565A6602" w14:textId="08D4337B" w:rsidR="00363F7D" w:rsidRPr="004C7D72" w:rsidDel="005B16AA" w:rsidRDefault="00363F7D" w:rsidP="0066596B">
      <w:pPr>
        <w:tabs>
          <w:tab w:val="left" w:pos="1080"/>
        </w:tabs>
        <w:spacing w:line="360" w:lineRule="auto"/>
        <w:jc w:val="both"/>
        <w:rPr>
          <w:del w:id="284" w:author="wondimu gebre" w:date="2019-09-26T14:14:00Z"/>
          <w:rFonts w:ascii="Times New Roman" w:hAnsi="Times New Roman" w:cs="Times New Roman"/>
          <w:sz w:val="24"/>
          <w:szCs w:val="24"/>
          <w:lang w:val="en-US"/>
        </w:rPr>
        <w:pPrChange w:id="285" w:author="wondimu gebre" w:date="2019-09-26T14:18:00Z">
          <w:pPr>
            <w:numPr>
              <w:numId w:val="15"/>
            </w:numPr>
            <w:tabs>
              <w:tab w:val="left" w:pos="1080"/>
            </w:tabs>
            <w:spacing w:line="360" w:lineRule="auto"/>
            <w:ind w:left="1080" w:hanging="360"/>
            <w:jc w:val="both"/>
          </w:pPr>
        </w:pPrChange>
      </w:pPr>
      <w:del w:id="286" w:author="wondimu gebre" w:date="2019-09-26T14:14:00Z">
        <w:r w:rsidRPr="004C7D72" w:rsidDel="005B16AA">
          <w:rPr>
            <w:rFonts w:ascii="Times New Roman" w:hAnsi="Times New Roman" w:cs="Times New Roman"/>
            <w:sz w:val="24"/>
            <w:szCs w:val="24"/>
            <w:lang w:val="en-US"/>
          </w:rPr>
          <w:delText>The visitor confirms the new order</w:delText>
        </w:r>
      </w:del>
    </w:p>
    <w:p w14:paraId="65083B3B" w14:textId="3B3E09B8" w:rsidR="00C7473F" w:rsidRPr="004C7D72" w:rsidDel="005B16AA" w:rsidRDefault="00363F7D" w:rsidP="0066596B">
      <w:pPr>
        <w:tabs>
          <w:tab w:val="left" w:pos="1080"/>
        </w:tabs>
        <w:spacing w:line="360" w:lineRule="auto"/>
        <w:ind w:right="40"/>
        <w:jc w:val="both"/>
        <w:rPr>
          <w:del w:id="287" w:author="wondimu gebre" w:date="2019-09-26T14:14:00Z"/>
          <w:rFonts w:ascii="Times New Roman" w:hAnsi="Times New Roman" w:cs="Times New Roman"/>
          <w:sz w:val="24"/>
          <w:szCs w:val="24"/>
          <w:lang w:val="en-US"/>
        </w:rPr>
        <w:pPrChange w:id="288" w:author="wondimu gebre" w:date="2019-09-26T14:18:00Z">
          <w:pPr>
            <w:numPr>
              <w:numId w:val="15"/>
            </w:numPr>
            <w:tabs>
              <w:tab w:val="left" w:pos="1080"/>
            </w:tabs>
            <w:spacing w:line="360" w:lineRule="auto"/>
            <w:ind w:left="1080" w:right="40" w:hanging="360"/>
            <w:jc w:val="both"/>
          </w:pPr>
        </w:pPrChange>
      </w:pPr>
      <w:del w:id="289" w:author="wondimu gebre" w:date="2019-09-26T14:14:00Z">
        <w:r w:rsidRPr="004C7D72" w:rsidDel="005B16AA">
          <w:rPr>
            <w:rFonts w:ascii="Times New Roman" w:hAnsi="Times New Roman" w:cs="Times New Roman"/>
            <w:sz w:val="24"/>
            <w:szCs w:val="24"/>
            <w:lang w:val="en-US"/>
          </w:rPr>
          <w:delText>The system answers in withdrawing money from the visitor’s event account and printing out a receipt</w:delText>
        </w:r>
      </w:del>
    </w:p>
    <w:p w14:paraId="07D544D7" w14:textId="436BBD0D" w:rsidR="00C7473F" w:rsidRPr="00C7473F" w:rsidDel="005B16AA" w:rsidRDefault="00363F7D" w:rsidP="0066596B">
      <w:pPr>
        <w:spacing w:line="360" w:lineRule="auto"/>
        <w:jc w:val="both"/>
        <w:rPr>
          <w:del w:id="290" w:author="wondimu gebre" w:date="2019-09-26T14:14:00Z"/>
          <w:rFonts w:ascii="Times New Roman" w:hAnsi="Times New Roman" w:cs="Times New Roman"/>
          <w:sz w:val="24"/>
          <w:szCs w:val="24"/>
          <w:lang w:val="en-US"/>
        </w:rPr>
        <w:pPrChange w:id="291" w:author="wondimu gebre" w:date="2019-09-26T14:18:00Z">
          <w:pPr>
            <w:spacing w:line="360" w:lineRule="auto"/>
            <w:ind w:left="720"/>
            <w:jc w:val="both"/>
          </w:pPr>
        </w:pPrChange>
      </w:pPr>
      <w:del w:id="292" w:author="wondimu gebre" w:date="2019-09-26T14:14:00Z">
        <w:r w:rsidRPr="004C7D72" w:rsidDel="005B16AA">
          <w:rPr>
            <w:rFonts w:ascii="Times New Roman" w:hAnsi="Times New Roman" w:cs="Times New Roman"/>
            <w:sz w:val="24"/>
            <w:szCs w:val="24"/>
            <w:lang w:val="en-US"/>
          </w:rPr>
          <w:delText>3c. The visitor does not have enough money</w:delText>
        </w:r>
      </w:del>
    </w:p>
    <w:p w14:paraId="1BBEAFFE" w14:textId="466EF827" w:rsidR="00363F7D" w:rsidRPr="004C7D72" w:rsidDel="00CE720C" w:rsidRDefault="00363F7D" w:rsidP="0066596B">
      <w:pPr>
        <w:tabs>
          <w:tab w:val="left" w:pos="1080"/>
        </w:tabs>
        <w:spacing w:line="360" w:lineRule="auto"/>
        <w:jc w:val="both"/>
        <w:rPr>
          <w:del w:id="293" w:author="wondimu gebre" w:date="2019-09-26T14:17:00Z"/>
          <w:rFonts w:ascii="Times New Roman" w:hAnsi="Times New Roman" w:cs="Times New Roman"/>
          <w:sz w:val="24"/>
          <w:szCs w:val="24"/>
          <w:lang w:val="en-US"/>
        </w:rPr>
        <w:pPrChange w:id="294" w:author="wondimu gebre" w:date="2019-09-26T14:18:00Z">
          <w:pPr>
            <w:numPr>
              <w:numId w:val="16"/>
            </w:numPr>
            <w:tabs>
              <w:tab w:val="left" w:pos="1080"/>
            </w:tabs>
            <w:spacing w:line="360" w:lineRule="auto"/>
            <w:ind w:left="1080" w:hanging="360"/>
            <w:jc w:val="both"/>
          </w:pPr>
        </w:pPrChange>
      </w:pPr>
      <w:del w:id="295" w:author="wondimu gebre" w:date="2019-09-26T14:17:00Z">
        <w:r w:rsidRPr="004C7D72" w:rsidDel="00CE720C">
          <w:rPr>
            <w:rFonts w:ascii="Times New Roman" w:hAnsi="Times New Roman" w:cs="Times New Roman"/>
            <w:sz w:val="24"/>
            <w:szCs w:val="24"/>
            <w:lang w:val="en-US"/>
          </w:rPr>
          <w:delText>The system informs the visitor that they do not have enough money on their account</w:delText>
        </w:r>
      </w:del>
    </w:p>
    <w:p w14:paraId="7D726C7A" w14:textId="11AAA954" w:rsidR="00363F7D" w:rsidDel="0066596B" w:rsidRDefault="00363F7D" w:rsidP="007D66BE">
      <w:pPr>
        <w:tabs>
          <w:tab w:val="left" w:pos="1080"/>
        </w:tabs>
        <w:spacing w:line="360" w:lineRule="auto"/>
        <w:jc w:val="both"/>
        <w:rPr>
          <w:del w:id="296" w:author="wondimu gebre" w:date="2019-09-26T14:17:00Z"/>
          <w:rFonts w:ascii="Times New Roman" w:hAnsi="Times New Roman" w:cs="Times New Roman"/>
          <w:sz w:val="24"/>
          <w:szCs w:val="24"/>
          <w:lang w:val="en-US"/>
        </w:rPr>
      </w:pPr>
      <w:del w:id="297" w:author="wondimu gebre" w:date="2019-09-26T14:17:00Z">
        <w:r w:rsidRPr="004C7D72" w:rsidDel="00E97A34">
          <w:rPr>
            <w:rFonts w:ascii="Times New Roman" w:hAnsi="Times New Roman" w:cs="Times New Roman"/>
            <w:sz w:val="24"/>
            <w:szCs w:val="24"/>
            <w:lang w:val="en-US"/>
          </w:rPr>
          <w:delText>The visitor is forced to remove items from their order or cancel it altogether</w:delText>
        </w:r>
      </w:del>
    </w:p>
    <w:p w14:paraId="1DF26575" w14:textId="77777777" w:rsidR="0066596B" w:rsidRPr="004C7D72" w:rsidRDefault="0066596B" w:rsidP="0066596B">
      <w:pPr>
        <w:tabs>
          <w:tab w:val="left" w:pos="1080"/>
        </w:tabs>
        <w:spacing w:line="360" w:lineRule="auto"/>
        <w:jc w:val="both"/>
        <w:rPr>
          <w:ins w:id="298" w:author="wondimu gebre" w:date="2019-09-26T14:18:00Z"/>
          <w:rFonts w:ascii="Times New Roman" w:hAnsi="Times New Roman" w:cs="Times New Roman"/>
          <w:sz w:val="24"/>
          <w:szCs w:val="24"/>
          <w:lang w:val="en-US"/>
        </w:rPr>
        <w:pPrChange w:id="299" w:author="wondimu gebre" w:date="2019-09-26T14:18:00Z">
          <w:pPr>
            <w:numPr>
              <w:numId w:val="16"/>
            </w:numPr>
            <w:tabs>
              <w:tab w:val="left" w:pos="1080"/>
            </w:tabs>
            <w:spacing w:line="360" w:lineRule="auto"/>
            <w:ind w:left="1080" w:hanging="360"/>
            <w:jc w:val="both"/>
          </w:pPr>
        </w:pPrChange>
      </w:pPr>
    </w:p>
    <w:p w14:paraId="29B86FEB" w14:textId="594F7BBC" w:rsidR="00363F7D" w:rsidRPr="004C7D72" w:rsidDel="00BF7520" w:rsidRDefault="00363F7D" w:rsidP="00E97A34">
      <w:pPr>
        <w:tabs>
          <w:tab w:val="left" w:pos="1080"/>
        </w:tabs>
        <w:spacing w:line="360" w:lineRule="auto"/>
        <w:jc w:val="both"/>
        <w:rPr>
          <w:del w:id="300" w:author="wondimu gebre" w:date="2019-09-26T14:20:00Z"/>
          <w:rFonts w:ascii="Times New Roman" w:hAnsi="Times New Roman" w:cs="Times New Roman"/>
          <w:sz w:val="24"/>
          <w:szCs w:val="24"/>
          <w:lang w:val="en-US"/>
        </w:rPr>
        <w:pPrChange w:id="301" w:author="wondimu gebre" w:date="2019-09-26T14:17:00Z">
          <w:pPr>
            <w:numPr>
              <w:numId w:val="16"/>
            </w:numPr>
            <w:tabs>
              <w:tab w:val="left" w:pos="1080"/>
            </w:tabs>
            <w:spacing w:line="360" w:lineRule="auto"/>
            <w:ind w:left="1080" w:hanging="360"/>
            <w:jc w:val="both"/>
          </w:pPr>
        </w:pPrChange>
      </w:pPr>
      <w:del w:id="302" w:author="wondimu gebre" w:date="2019-09-26T14:20:00Z">
        <w:r w:rsidRPr="004C7D72" w:rsidDel="00BF7520">
          <w:rPr>
            <w:rFonts w:ascii="Times New Roman" w:hAnsi="Times New Roman" w:cs="Times New Roman"/>
            <w:sz w:val="24"/>
            <w:szCs w:val="24"/>
            <w:lang w:val="en-US"/>
          </w:rPr>
          <w:delText>The visitor confirms the order</w:delText>
        </w:r>
      </w:del>
    </w:p>
    <w:p w14:paraId="23AA5DEB" w14:textId="5EF10272" w:rsidR="00363F7D" w:rsidRPr="004C7D72" w:rsidDel="009F386B" w:rsidRDefault="00363F7D" w:rsidP="00BF7520">
      <w:pPr>
        <w:tabs>
          <w:tab w:val="left" w:pos="1080"/>
        </w:tabs>
        <w:spacing w:line="360" w:lineRule="auto"/>
        <w:jc w:val="both"/>
        <w:rPr>
          <w:del w:id="303" w:author="wondimu gebre" w:date="2019-09-26T14:20:00Z"/>
          <w:rFonts w:ascii="Times New Roman" w:hAnsi="Times New Roman" w:cs="Times New Roman"/>
          <w:sz w:val="24"/>
          <w:szCs w:val="24"/>
          <w:lang w:val="en-US"/>
        </w:rPr>
        <w:pPrChange w:id="304" w:author="wondimu gebre" w:date="2019-09-26T14:20:00Z">
          <w:pPr>
            <w:numPr>
              <w:numId w:val="16"/>
            </w:numPr>
            <w:tabs>
              <w:tab w:val="left" w:pos="1080"/>
            </w:tabs>
            <w:spacing w:line="360" w:lineRule="auto"/>
            <w:ind w:left="1080" w:right="40" w:hanging="360"/>
            <w:jc w:val="both"/>
          </w:pPr>
        </w:pPrChange>
      </w:pPr>
      <w:del w:id="305" w:author="wondimu gebre" w:date="2019-09-26T14:20:00Z">
        <w:r w:rsidRPr="004C7D72" w:rsidDel="009F386B">
          <w:rPr>
            <w:rFonts w:ascii="Times New Roman" w:hAnsi="Times New Roman" w:cs="Times New Roman"/>
            <w:sz w:val="24"/>
            <w:szCs w:val="24"/>
            <w:lang w:val="en-US"/>
          </w:rPr>
          <w:delText>The system answers in withdrawing money from the visitor’s event account and printing out a receipt</w:delText>
        </w:r>
      </w:del>
    </w:p>
    <w:p w14:paraId="59E1C827" w14:textId="5AE9CB08" w:rsidR="00363F7D" w:rsidRPr="004C7D72" w:rsidRDefault="00192595" w:rsidP="00D56B2D">
      <w:pPr>
        <w:spacing w:line="360" w:lineRule="auto"/>
        <w:jc w:val="both"/>
        <w:rPr>
          <w:rFonts w:ascii="Times New Roman" w:hAnsi="Times New Roman" w:cs="Times New Roman"/>
          <w:sz w:val="24"/>
          <w:szCs w:val="24"/>
          <w:lang w:val="en-US"/>
        </w:rPr>
      </w:pPr>
      <w:bookmarkStart w:id="306" w:name="page7"/>
      <w:bookmarkEnd w:id="306"/>
      <w:ins w:id="307" w:author="wondimu gebre" w:date="2019-09-26T14:20:00Z">
        <w:r>
          <w:rPr>
            <w:rFonts w:ascii="Times New Roman" w:hAnsi="Times New Roman" w:cs="Times New Roman"/>
            <w:b/>
            <w:bCs/>
            <w:sz w:val="24"/>
            <w:szCs w:val="24"/>
            <w:lang w:val="en-US"/>
          </w:rPr>
          <w:t>Perf</w:t>
        </w:r>
      </w:ins>
      <w:ins w:id="308" w:author="wondimu gebre" w:date="2019-09-26T14:21:00Z">
        <w:r>
          <w:rPr>
            <w:rFonts w:ascii="Times New Roman" w:hAnsi="Times New Roman" w:cs="Times New Roman"/>
            <w:b/>
            <w:bCs/>
            <w:sz w:val="24"/>
            <w:szCs w:val="24"/>
            <w:lang w:val="en-US"/>
          </w:rPr>
          <w:t>ormer</w:t>
        </w:r>
      </w:ins>
      <w:del w:id="309" w:author="wondimu gebre" w:date="2019-09-26T14:20:00Z">
        <w:r w:rsidR="00363F7D" w:rsidRPr="004C7D72" w:rsidDel="00192595">
          <w:rPr>
            <w:rFonts w:ascii="Times New Roman" w:hAnsi="Times New Roman" w:cs="Times New Roman"/>
            <w:b/>
            <w:bCs/>
            <w:sz w:val="24"/>
            <w:szCs w:val="24"/>
            <w:lang w:val="en-US"/>
          </w:rPr>
          <w:delText>Actors</w:delText>
        </w:r>
      </w:del>
      <w:r w:rsidR="00363F7D" w:rsidRPr="004C7D72">
        <w:rPr>
          <w:rFonts w:ascii="Times New Roman" w:hAnsi="Times New Roman" w:cs="Times New Roman"/>
          <w:b/>
          <w:bCs/>
          <w:sz w:val="24"/>
          <w:szCs w:val="24"/>
          <w:lang w:val="en-US"/>
        </w:rPr>
        <w:t>:</w:t>
      </w:r>
      <w:r w:rsidR="00363F7D" w:rsidRPr="004C7D72">
        <w:rPr>
          <w:rFonts w:ascii="Times New Roman" w:hAnsi="Times New Roman" w:cs="Times New Roman"/>
          <w:sz w:val="24"/>
          <w:szCs w:val="24"/>
          <w:lang w:val="en-US"/>
        </w:rPr>
        <w:t xml:space="preserve"> Employee, Visitor</w:t>
      </w:r>
    </w:p>
    <w:p w14:paraId="45C85A75" w14:textId="77777777" w:rsidR="00363F7D"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Main scenario:</w:t>
      </w:r>
    </w:p>
    <w:p w14:paraId="32430FA0" w14:textId="77777777" w:rsidR="00363F7D" w:rsidRPr="004C7D72" w:rsidRDefault="00363F7D" w:rsidP="00D56B2D">
      <w:pPr>
        <w:numPr>
          <w:ilvl w:val="0"/>
          <w:numId w:val="17"/>
        </w:numPr>
        <w:tabs>
          <w:tab w:val="left" w:pos="720"/>
        </w:tabs>
        <w:spacing w:line="360" w:lineRule="auto"/>
        <w:ind w:left="720" w:hanging="360"/>
        <w:jc w:val="both"/>
        <w:rPr>
          <w:rFonts w:ascii="Times New Roman" w:hAnsi="Times New Roman" w:cs="Times New Roman"/>
          <w:sz w:val="24"/>
          <w:szCs w:val="24"/>
        </w:rPr>
      </w:pPr>
      <w:r w:rsidRPr="004C7D72">
        <w:rPr>
          <w:rFonts w:ascii="Times New Roman" w:hAnsi="Times New Roman" w:cs="Times New Roman"/>
          <w:sz w:val="24"/>
          <w:szCs w:val="24"/>
        </w:rPr>
        <w:t>The visitor scans their bracelet</w:t>
      </w:r>
    </w:p>
    <w:p w14:paraId="51BB2DCA" w14:textId="77777777" w:rsidR="00363F7D" w:rsidRPr="004C7D72" w:rsidRDefault="00363F7D" w:rsidP="00D56B2D">
      <w:pPr>
        <w:numPr>
          <w:ilvl w:val="0"/>
          <w:numId w:val="17"/>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scans products, removing them from the visitor’s account</w:t>
      </w:r>
    </w:p>
    <w:p w14:paraId="14D86EDC" w14:textId="77777777" w:rsidR="001E2A1E" w:rsidRPr="004C7D72"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Extensions:</w:t>
      </w:r>
    </w:p>
    <w:p w14:paraId="4E21A48B" w14:textId="77777777" w:rsidR="00363F7D" w:rsidRPr="007A07BA"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2a. The visitor decides to cancel the whole returning</w:t>
      </w:r>
    </w:p>
    <w:p w14:paraId="7BB2524B" w14:textId="77777777" w:rsidR="00363F7D" w:rsidRPr="004C7D72" w:rsidRDefault="00363F7D" w:rsidP="00D56B2D">
      <w:pPr>
        <w:numPr>
          <w:ilvl w:val="0"/>
          <w:numId w:val="18"/>
        </w:numPr>
        <w:tabs>
          <w:tab w:val="left" w:pos="1080"/>
        </w:tabs>
        <w:spacing w:line="360" w:lineRule="auto"/>
        <w:ind w:left="108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clicks on the “Reset session” button</w:t>
      </w:r>
    </w:p>
    <w:p w14:paraId="030BF35F" w14:textId="77777777" w:rsidR="00363F7D" w:rsidRPr="007A07BA"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2b. The visitor wants to cancel the returning of a specific item</w:t>
      </w:r>
    </w:p>
    <w:p w14:paraId="7C843B2E" w14:textId="77777777" w:rsidR="00363F7D" w:rsidRPr="004C7D72" w:rsidRDefault="00363F7D" w:rsidP="00D56B2D">
      <w:pPr>
        <w:numPr>
          <w:ilvl w:val="0"/>
          <w:numId w:val="19"/>
        </w:numPr>
        <w:tabs>
          <w:tab w:val="left" w:pos="1080"/>
        </w:tabs>
        <w:spacing w:line="360" w:lineRule="auto"/>
        <w:ind w:left="108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clicks on the “Reset session” button</w:t>
      </w:r>
    </w:p>
    <w:p w14:paraId="77DF5257"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4D66C379" w14:textId="77777777" w:rsidR="00363F7D" w:rsidRPr="004C7D72" w:rsidRDefault="00363F7D" w:rsidP="00D56B2D">
      <w:pPr>
        <w:spacing w:line="360" w:lineRule="auto"/>
        <w:jc w:val="both"/>
        <w:rPr>
          <w:rFonts w:ascii="Times New Roman" w:eastAsia="Cambria" w:hAnsi="Times New Roman" w:cs="Times New Roman"/>
          <w:b/>
          <w:color w:val="0F6FC6"/>
          <w:sz w:val="24"/>
          <w:szCs w:val="24"/>
          <w:lang w:val="en-US"/>
        </w:rPr>
      </w:pPr>
      <w:r w:rsidRPr="004C7D72">
        <w:rPr>
          <w:rFonts w:ascii="Times New Roman" w:eastAsia="Cambria" w:hAnsi="Times New Roman" w:cs="Times New Roman"/>
          <w:b/>
          <w:color w:val="0F6FC6"/>
          <w:sz w:val="24"/>
          <w:szCs w:val="24"/>
          <w:lang w:val="en-US"/>
        </w:rPr>
        <w:t xml:space="preserve">3.6 </w:t>
      </w:r>
      <w:del w:id="310" w:author="wondimu gebre" w:date="2019-09-26T16:55:00Z">
        <w:r w:rsidRPr="004C7D72" w:rsidDel="000046A5">
          <w:rPr>
            <w:rFonts w:ascii="Times New Roman" w:eastAsia="Cambria" w:hAnsi="Times New Roman" w:cs="Times New Roman"/>
            <w:b/>
            <w:color w:val="0F6FC6"/>
            <w:sz w:val="24"/>
            <w:szCs w:val="24"/>
            <w:lang w:val="en-US"/>
          </w:rPr>
          <w:delText xml:space="preserve">Use </w:delText>
        </w:r>
        <w:r w:rsidR="00A20E0A" w:rsidRPr="004C7D72" w:rsidDel="000046A5">
          <w:rPr>
            <w:rFonts w:ascii="Times New Roman" w:eastAsia="Cambria" w:hAnsi="Times New Roman" w:cs="Times New Roman"/>
            <w:b/>
            <w:color w:val="0F6FC6"/>
            <w:sz w:val="24"/>
            <w:szCs w:val="24"/>
            <w:lang w:val="en-US"/>
          </w:rPr>
          <w:delText>Case:</w:delText>
        </w:r>
        <w:r w:rsidRPr="004C7D72" w:rsidDel="000046A5">
          <w:rPr>
            <w:rFonts w:ascii="Times New Roman" w:eastAsia="Cambria" w:hAnsi="Times New Roman" w:cs="Times New Roman"/>
            <w:b/>
            <w:color w:val="0F6FC6"/>
            <w:sz w:val="24"/>
            <w:szCs w:val="24"/>
            <w:lang w:val="en-US"/>
          </w:rPr>
          <w:delText xml:space="preserve"> </w:delText>
        </w:r>
      </w:del>
      <w:r w:rsidRPr="004C7D72">
        <w:rPr>
          <w:rFonts w:ascii="Times New Roman" w:eastAsia="Cambria" w:hAnsi="Times New Roman" w:cs="Times New Roman"/>
          <w:b/>
          <w:color w:val="0F6FC6"/>
          <w:sz w:val="24"/>
          <w:szCs w:val="24"/>
          <w:lang w:val="en-US"/>
        </w:rPr>
        <w:t xml:space="preserve">Signing Visitors </w:t>
      </w:r>
      <w:r w:rsidR="00A20E0A" w:rsidRPr="004C7D72">
        <w:rPr>
          <w:rFonts w:ascii="Times New Roman" w:eastAsia="Cambria" w:hAnsi="Times New Roman" w:cs="Times New Roman"/>
          <w:b/>
          <w:color w:val="0F6FC6"/>
          <w:sz w:val="24"/>
          <w:szCs w:val="24"/>
          <w:lang w:val="en-US"/>
        </w:rPr>
        <w:t>in</w:t>
      </w:r>
      <w:r w:rsidRPr="004C7D72">
        <w:rPr>
          <w:rFonts w:ascii="Times New Roman" w:eastAsia="Cambria" w:hAnsi="Times New Roman" w:cs="Times New Roman"/>
          <w:b/>
          <w:color w:val="0F6FC6"/>
          <w:sz w:val="24"/>
          <w:szCs w:val="24"/>
          <w:lang w:val="en-US"/>
        </w:rPr>
        <w:t xml:space="preserve"> the Event Area</w:t>
      </w:r>
    </w:p>
    <w:p w14:paraId="7A65DA23" w14:textId="77777777" w:rsidR="00363F7D" w:rsidRPr="004C7D72" w:rsidRDefault="00363F7D" w:rsidP="00D56B2D">
      <w:pPr>
        <w:spacing w:line="360" w:lineRule="auto"/>
        <w:jc w:val="both"/>
        <w:rPr>
          <w:rFonts w:ascii="Times New Roman" w:hAnsi="Times New Roman" w:cs="Times New Roman"/>
          <w:sz w:val="24"/>
          <w:szCs w:val="24"/>
          <w:lang w:val="en-US"/>
        </w:rPr>
      </w:pPr>
      <w:r w:rsidRPr="004C7D72">
        <w:rPr>
          <w:rFonts w:ascii="Times New Roman" w:hAnsi="Times New Roman" w:cs="Times New Roman"/>
          <w:b/>
          <w:bCs/>
          <w:sz w:val="24"/>
          <w:szCs w:val="24"/>
          <w:lang w:val="en-US"/>
        </w:rPr>
        <w:t>Actors:</w:t>
      </w:r>
      <w:r w:rsidRPr="004C7D72">
        <w:rPr>
          <w:rFonts w:ascii="Times New Roman" w:hAnsi="Times New Roman" w:cs="Times New Roman"/>
          <w:sz w:val="24"/>
          <w:szCs w:val="24"/>
          <w:lang w:val="en-US"/>
        </w:rPr>
        <w:t xml:space="preserve"> Employee, Visitor</w:t>
      </w:r>
    </w:p>
    <w:p w14:paraId="306E611C" w14:textId="77777777" w:rsidR="00363F7D"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Main scenario:</w:t>
      </w:r>
    </w:p>
    <w:p w14:paraId="15903455" w14:textId="77777777" w:rsidR="00363F7D" w:rsidRPr="004C7D72" w:rsidRDefault="00363F7D" w:rsidP="00D56B2D">
      <w:pPr>
        <w:numPr>
          <w:ilvl w:val="0"/>
          <w:numId w:val="20"/>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checks the ID of the visitor to ensure they are above 18 years old</w:t>
      </w:r>
    </w:p>
    <w:p w14:paraId="58346D74" w14:textId="77777777" w:rsidR="00363F7D" w:rsidRPr="004C7D72" w:rsidRDefault="00363F7D" w:rsidP="00D56B2D">
      <w:pPr>
        <w:numPr>
          <w:ilvl w:val="0"/>
          <w:numId w:val="20"/>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visitor provides their visitor ID (barcode)</w:t>
      </w:r>
    </w:p>
    <w:p w14:paraId="6E57ED67" w14:textId="77777777" w:rsidR="00363F7D" w:rsidRPr="004C7D72" w:rsidRDefault="00363F7D" w:rsidP="00D56B2D">
      <w:pPr>
        <w:numPr>
          <w:ilvl w:val="0"/>
          <w:numId w:val="20"/>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scans the visitor ID and the visitor’s credentials appear on the screen</w:t>
      </w:r>
    </w:p>
    <w:p w14:paraId="3E3B88B2" w14:textId="77777777" w:rsidR="00363F7D" w:rsidRPr="004C7D72" w:rsidRDefault="00363F7D" w:rsidP="00D56B2D">
      <w:pPr>
        <w:numPr>
          <w:ilvl w:val="0"/>
          <w:numId w:val="20"/>
        </w:numPr>
        <w:tabs>
          <w:tab w:val="left" w:pos="720"/>
        </w:tabs>
        <w:spacing w:line="360" w:lineRule="auto"/>
        <w:ind w:left="720" w:hanging="36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The employee scans a bracelet linking it to the visitor’s account</w:t>
      </w:r>
    </w:p>
    <w:p w14:paraId="0CF7ED4F" w14:textId="77777777" w:rsidR="00363F7D" w:rsidRPr="004C7D72" w:rsidRDefault="00363F7D" w:rsidP="00D56B2D">
      <w:pPr>
        <w:spacing w:line="360" w:lineRule="auto"/>
        <w:jc w:val="both"/>
        <w:rPr>
          <w:rFonts w:ascii="Times New Roman" w:hAnsi="Times New Roman" w:cs="Times New Roman"/>
          <w:b/>
          <w:bCs/>
          <w:sz w:val="24"/>
          <w:szCs w:val="24"/>
          <w:lang w:val="en-US"/>
        </w:rPr>
      </w:pPr>
      <w:r w:rsidRPr="004C7D72">
        <w:rPr>
          <w:rFonts w:ascii="Times New Roman" w:hAnsi="Times New Roman" w:cs="Times New Roman"/>
          <w:b/>
          <w:bCs/>
          <w:sz w:val="24"/>
          <w:szCs w:val="24"/>
          <w:lang w:val="en-US"/>
        </w:rPr>
        <w:t>Extensions:</w:t>
      </w:r>
    </w:p>
    <w:p w14:paraId="1E579E9B" w14:textId="77777777" w:rsidR="00363F7D" w:rsidRPr="004E4010" w:rsidRDefault="00363F7D" w:rsidP="004E4010">
      <w:pPr>
        <w:spacing w:line="360" w:lineRule="auto"/>
        <w:ind w:left="720"/>
        <w:jc w:val="both"/>
        <w:rPr>
          <w:rFonts w:ascii="Times New Roman" w:hAnsi="Times New Roman" w:cs="Times New Roman"/>
          <w:sz w:val="24"/>
          <w:szCs w:val="24"/>
          <w:lang w:val="en-US"/>
        </w:rPr>
      </w:pPr>
      <w:r w:rsidRPr="004C7D72">
        <w:rPr>
          <w:rFonts w:ascii="Times New Roman" w:hAnsi="Times New Roman" w:cs="Times New Roman"/>
          <w:sz w:val="24"/>
          <w:szCs w:val="24"/>
          <w:lang w:val="en-US"/>
        </w:rPr>
        <w:t>1a. The visitor is below 18 years old</w:t>
      </w:r>
    </w:p>
    <w:p w14:paraId="226C6EE9" w14:textId="77777777" w:rsidR="004E4010" w:rsidRPr="00967524" w:rsidRDefault="00363F7D" w:rsidP="00967524">
      <w:pPr>
        <w:numPr>
          <w:ilvl w:val="0"/>
          <w:numId w:val="21"/>
        </w:numPr>
        <w:tabs>
          <w:tab w:val="left" w:pos="1080"/>
        </w:tabs>
        <w:spacing w:line="360" w:lineRule="auto"/>
        <w:ind w:left="108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is not let inside the event grounds</w:t>
      </w:r>
    </w:p>
    <w:p w14:paraId="34E7A8E0" w14:textId="77777777" w:rsidR="00363F7D" w:rsidRPr="004E4010" w:rsidRDefault="00363F7D" w:rsidP="004E4010">
      <w:pPr>
        <w:spacing w:line="360" w:lineRule="auto"/>
        <w:ind w:left="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2a. The visitor does not have an account</w:t>
      </w:r>
    </w:p>
    <w:p w14:paraId="3646771C" w14:textId="77777777" w:rsidR="00363F7D" w:rsidRPr="00D56B2D" w:rsidRDefault="00363F7D" w:rsidP="00D56B2D">
      <w:pPr>
        <w:numPr>
          <w:ilvl w:val="0"/>
          <w:numId w:val="22"/>
        </w:numPr>
        <w:tabs>
          <w:tab w:val="left" w:pos="1080"/>
        </w:tabs>
        <w:spacing w:line="360" w:lineRule="auto"/>
        <w:ind w:left="1080" w:right="20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is asked to create an account (a device with the website is provided on the spot for people with no phones)</w:t>
      </w:r>
    </w:p>
    <w:p w14:paraId="48544FED" w14:textId="77777777" w:rsidR="00363F7D" w:rsidRPr="003454D7" w:rsidRDefault="00363F7D" w:rsidP="003454D7">
      <w:pPr>
        <w:spacing w:line="360" w:lineRule="auto"/>
        <w:ind w:right="140"/>
        <w:jc w:val="both"/>
        <w:rPr>
          <w:rFonts w:ascii="Times New Roman" w:hAnsi="Times New Roman" w:cs="Times New Roman"/>
          <w:sz w:val="24"/>
          <w:szCs w:val="24"/>
          <w:lang w:val="en-US"/>
        </w:rPr>
      </w:pPr>
      <w:bookmarkStart w:id="311" w:name="page8"/>
      <w:bookmarkEnd w:id="311"/>
      <w:r w:rsidRPr="00D56B2D">
        <w:rPr>
          <w:rFonts w:ascii="Times New Roman" w:hAnsi="Times New Roman" w:cs="Times New Roman"/>
          <w:sz w:val="24"/>
          <w:szCs w:val="24"/>
          <w:lang w:val="en-US"/>
        </w:rPr>
        <w:t xml:space="preserve">3a. The employee scans the </w:t>
      </w:r>
      <w:r w:rsidR="00B6389A" w:rsidRPr="00D56B2D">
        <w:rPr>
          <w:rFonts w:ascii="Times New Roman" w:hAnsi="Times New Roman" w:cs="Times New Roman"/>
          <w:sz w:val="24"/>
          <w:szCs w:val="24"/>
          <w:lang w:val="en-US"/>
        </w:rPr>
        <w:t>barcode,</w:t>
      </w:r>
      <w:r w:rsidRPr="00D56B2D">
        <w:rPr>
          <w:rFonts w:ascii="Times New Roman" w:hAnsi="Times New Roman" w:cs="Times New Roman"/>
          <w:sz w:val="24"/>
          <w:szCs w:val="24"/>
          <w:lang w:val="en-US"/>
        </w:rPr>
        <w:t xml:space="preserve"> but the visitor does not have an event account (provides a fake barcode)</w:t>
      </w:r>
    </w:p>
    <w:p w14:paraId="658B205F" w14:textId="77777777" w:rsidR="00363F7D" w:rsidRPr="00D56B2D" w:rsidRDefault="00363F7D" w:rsidP="00D56B2D">
      <w:pPr>
        <w:numPr>
          <w:ilvl w:val="0"/>
          <w:numId w:val="23"/>
        </w:numPr>
        <w:tabs>
          <w:tab w:val="left" w:pos="1080"/>
        </w:tabs>
        <w:spacing w:line="360" w:lineRule="auto"/>
        <w:ind w:left="1080" w:right="1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An error is </w:t>
      </w:r>
      <w:r w:rsidR="003454D7" w:rsidRPr="00D56B2D">
        <w:rPr>
          <w:rFonts w:ascii="Times New Roman" w:hAnsi="Times New Roman" w:cs="Times New Roman"/>
          <w:sz w:val="24"/>
          <w:szCs w:val="24"/>
          <w:lang w:val="en-US"/>
        </w:rPr>
        <w:t>displayed,</w:t>
      </w:r>
      <w:r w:rsidRPr="00D56B2D">
        <w:rPr>
          <w:rFonts w:ascii="Times New Roman" w:hAnsi="Times New Roman" w:cs="Times New Roman"/>
          <w:sz w:val="24"/>
          <w:szCs w:val="24"/>
          <w:lang w:val="en-US"/>
        </w:rPr>
        <w:t xml:space="preserve"> and the visitor is asked to either create an event account or leave; The visitor’s credentials do not appear on the screen</w:t>
      </w:r>
    </w:p>
    <w:p w14:paraId="2565BE38"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4B3F3ECA" w14:textId="77777777" w:rsidR="00363F7D" w:rsidRPr="00362857" w:rsidRDefault="00967524" w:rsidP="00D56B2D">
      <w:pPr>
        <w:spacing w:line="360" w:lineRule="auto"/>
        <w:jc w:val="both"/>
        <w:rPr>
          <w:rFonts w:ascii="Times New Roman" w:eastAsia="Cambria" w:hAnsi="Times New Roman" w:cs="Times New Roman"/>
          <w:b/>
          <w:color w:val="0F6FC6"/>
          <w:sz w:val="24"/>
          <w:szCs w:val="24"/>
          <w:lang w:val="en-US"/>
        </w:rPr>
      </w:pPr>
      <w:r w:rsidRPr="003454D7">
        <w:rPr>
          <w:rFonts w:ascii="Times New Roman" w:eastAsia="Cambria" w:hAnsi="Times New Roman" w:cs="Times New Roman"/>
          <w:b/>
          <w:color w:val="0F6FC6"/>
          <w:sz w:val="24"/>
          <w:szCs w:val="24"/>
          <w:lang w:val="en-US"/>
        </w:rPr>
        <w:t xml:space="preserve">3.7 </w:t>
      </w:r>
      <w:del w:id="312" w:author="wondimu gebre" w:date="2019-09-26T16:55:00Z">
        <w:r w:rsidDel="00805EED">
          <w:rPr>
            <w:rFonts w:ascii="Times New Roman" w:eastAsia="Cambria" w:hAnsi="Times New Roman" w:cs="Times New Roman"/>
            <w:b/>
            <w:color w:val="0F6FC6"/>
            <w:sz w:val="24"/>
            <w:szCs w:val="24"/>
            <w:lang w:val="en-US"/>
          </w:rPr>
          <w:delText>Use</w:delText>
        </w:r>
        <w:r w:rsidR="00363F7D" w:rsidRPr="003454D7" w:rsidDel="00805EED">
          <w:rPr>
            <w:rFonts w:ascii="Times New Roman" w:eastAsia="Cambria" w:hAnsi="Times New Roman" w:cs="Times New Roman"/>
            <w:b/>
            <w:color w:val="0F6FC6"/>
            <w:sz w:val="24"/>
            <w:szCs w:val="24"/>
            <w:lang w:val="en-US"/>
          </w:rPr>
          <w:delText xml:space="preserve"> </w:delText>
        </w:r>
        <w:r w:rsidR="00B6389A" w:rsidRPr="003454D7" w:rsidDel="00805EED">
          <w:rPr>
            <w:rFonts w:ascii="Times New Roman" w:eastAsia="Cambria" w:hAnsi="Times New Roman" w:cs="Times New Roman"/>
            <w:b/>
            <w:color w:val="0F6FC6"/>
            <w:sz w:val="24"/>
            <w:szCs w:val="24"/>
            <w:lang w:val="en-US"/>
          </w:rPr>
          <w:delText>Case:</w:delText>
        </w:r>
      </w:del>
      <w:r w:rsidR="00363F7D" w:rsidRPr="003454D7">
        <w:rPr>
          <w:rFonts w:ascii="Times New Roman" w:eastAsia="Cambria" w:hAnsi="Times New Roman" w:cs="Times New Roman"/>
          <w:b/>
          <w:color w:val="0F6FC6"/>
          <w:sz w:val="24"/>
          <w:szCs w:val="24"/>
          <w:lang w:val="en-US"/>
        </w:rPr>
        <w:t xml:space="preserve"> Visitor Entering the Event</w:t>
      </w:r>
    </w:p>
    <w:p w14:paraId="54589A0E" w14:textId="77777777" w:rsidR="00363F7D" w:rsidRPr="003454D7" w:rsidRDefault="00363F7D" w:rsidP="00D56B2D">
      <w:pPr>
        <w:spacing w:line="360" w:lineRule="auto"/>
        <w:jc w:val="both"/>
        <w:rPr>
          <w:rFonts w:ascii="Times New Roman" w:hAnsi="Times New Roman" w:cs="Times New Roman"/>
          <w:sz w:val="24"/>
          <w:szCs w:val="24"/>
        </w:rPr>
      </w:pPr>
      <w:r w:rsidRPr="003454D7">
        <w:rPr>
          <w:rFonts w:ascii="Times New Roman" w:hAnsi="Times New Roman" w:cs="Times New Roman"/>
          <w:b/>
          <w:bCs/>
          <w:sz w:val="24"/>
          <w:szCs w:val="24"/>
        </w:rPr>
        <w:t>Actors</w:t>
      </w:r>
      <w:r w:rsidRPr="00D56B2D">
        <w:rPr>
          <w:rFonts w:ascii="Times New Roman" w:hAnsi="Times New Roman" w:cs="Times New Roman"/>
          <w:sz w:val="24"/>
          <w:szCs w:val="24"/>
        </w:rPr>
        <w:t>: Visitor</w:t>
      </w:r>
    </w:p>
    <w:p w14:paraId="661B00A5" w14:textId="77777777" w:rsidR="00363F7D" w:rsidRPr="00362857" w:rsidRDefault="00363F7D" w:rsidP="00D56B2D">
      <w:pPr>
        <w:spacing w:line="360" w:lineRule="auto"/>
        <w:jc w:val="both"/>
        <w:rPr>
          <w:rFonts w:ascii="Times New Roman" w:hAnsi="Times New Roman" w:cs="Times New Roman"/>
          <w:b/>
          <w:bCs/>
          <w:sz w:val="24"/>
          <w:szCs w:val="24"/>
        </w:rPr>
      </w:pPr>
      <w:r w:rsidRPr="00362857">
        <w:rPr>
          <w:rFonts w:ascii="Times New Roman" w:hAnsi="Times New Roman" w:cs="Times New Roman"/>
          <w:b/>
          <w:bCs/>
          <w:sz w:val="24"/>
          <w:szCs w:val="24"/>
        </w:rPr>
        <w:t>Main scenario:</w:t>
      </w:r>
    </w:p>
    <w:p w14:paraId="34F4B9EC" w14:textId="77777777" w:rsidR="00363F7D" w:rsidRPr="003454D7" w:rsidRDefault="00363F7D" w:rsidP="00D56B2D">
      <w:pPr>
        <w:numPr>
          <w:ilvl w:val="0"/>
          <w:numId w:val="24"/>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scans their bracelet on the gate scanner</w:t>
      </w:r>
    </w:p>
    <w:p w14:paraId="2B8D4F81" w14:textId="77777777" w:rsidR="00363F7D" w:rsidRPr="003454D7" w:rsidRDefault="00363F7D" w:rsidP="00D56B2D">
      <w:pPr>
        <w:numPr>
          <w:ilvl w:val="0"/>
          <w:numId w:val="24"/>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gate to the event opens and lets the visitor in</w:t>
      </w:r>
    </w:p>
    <w:p w14:paraId="672FC740" w14:textId="77777777" w:rsidR="00363F7D" w:rsidRPr="003454D7" w:rsidRDefault="00363F7D" w:rsidP="00D56B2D">
      <w:pPr>
        <w:spacing w:line="360" w:lineRule="auto"/>
        <w:jc w:val="both"/>
        <w:rPr>
          <w:rFonts w:ascii="Times New Roman" w:hAnsi="Times New Roman" w:cs="Times New Roman"/>
          <w:b/>
          <w:bCs/>
          <w:sz w:val="24"/>
          <w:szCs w:val="24"/>
          <w:lang w:val="en-US"/>
        </w:rPr>
      </w:pPr>
      <w:r w:rsidRPr="003454D7">
        <w:rPr>
          <w:rFonts w:ascii="Times New Roman" w:hAnsi="Times New Roman" w:cs="Times New Roman"/>
          <w:b/>
          <w:bCs/>
          <w:sz w:val="24"/>
          <w:szCs w:val="24"/>
          <w:lang w:val="en-US"/>
        </w:rPr>
        <w:t>Extensions:</w:t>
      </w:r>
    </w:p>
    <w:p w14:paraId="2EFBD5B7" w14:textId="77777777" w:rsidR="00791F27" w:rsidRPr="00D56B2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1a. The visitor uses an entrance </w:t>
      </w:r>
      <w:r w:rsidR="00791F27" w:rsidRPr="00D56B2D">
        <w:rPr>
          <w:rFonts w:ascii="Times New Roman" w:hAnsi="Times New Roman" w:cs="Times New Roman"/>
          <w:sz w:val="24"/>
          <w:szCs w:val="24"/>
          <w:lang w:val="en-US"/>
        </w:rPr>
        <w:t>gate,</w:t>
      </w:r>
      <w:r w:rsidRPr="00D56B2D">
        <w:rPr>
          <w:rFonts w:ascii="Times New Roman" w:hAnsi="Times New Roman" w:cs="Times New Roman"/>
          <w:sz w:val="24"/>
          <w:szCs w:val="24"/>
          <w:lang w:val="en-US"/>
        </w:rPr>
        <w:t xml:space="preserve"> but the gate does not open</w:t>
      </w:r>
      <w:r w:rsidR="00791F27" w:rsidRPr="00D56B2D">
        <w:rPr>
          <w:rFonts w:ascii="Times New Roman" w:hAnsi="Times New Roman" w:cs="Times New Roman"/>
          <w:sz w:val="24"/>
          <w:szCs w:val="24"/>
          <w:lang w:val="en-US"/>
        </w:rPr>
        <w:t xml:space="preserve"> </w:t>
      </w:r>
    </w:p>
    <w:p w14:paraId="0E42A3CD" w14:textId="77777777" w:rsidR="00363F7D" w:rsidRPr="00D56B2D" w:rsidRDefault="00363F7D" w:rsidP="00D56B2D">
      <w:pPr>
        <w:numPr>
          <w:ilvl w:val="0"/>
          <w:numId w:val="38"/>
        </w:num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A message “Please, scan again!” appears on the display</w:t>
      </w:r>
    </w:p>
    <w:p w14:paraId="2D92AC8A"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6EF20565" w14:textId="77777777" w:rsidR="00363F7D" w:rsidRDefault="00363F7D" w:rsidP="00D56B2D">
      <w:pPr>
        <w:spacing w:line="360" w:lineRule="auto"/>
        <w:jc w:val="both"/>
        <w:rPr>
          <w:rFonts w:ascii="Times New Roman" w:eastAsia="Cambria" w:hAnsi="Times New Roman" w:cs="Times New Roman"/>
          <w:b/>
          <w:color w:val="0F6FC6"/>
          <w:sz w:val="24"/>
          <w:szCs w:val="24"/>
          <w:lang w:val="en-US"/>
        </w:rPr>
      </w:pPr>
      <w:r w:rsidRPr="003454D7">
        <w:rPr>
          <w:rFonts w:ascii="Times New Roman" w:eastAsia="Cambria" w:hAnsi="Times New Roman" w:cs="Times New Roman"/>
          <w:b/>
          <w:color w:val="0F6FC6"/>
          <w:sz w:val="24"/>
          <w:szCs w:val="24"/>
          <w:lang w:val="en-US"/>
        </w:rPr>
        <w:t xml:space="preserve">3.8 Use </w:t>
      </w:r>
      <w:r w:rsidR="00791F27" w:rsidRPr="003454D7">
        <w:rPr>
          <w:rFonts w:ascii="Times New Roman" w:eastAsia="Cambria" w:hAnsi="Times New Roman" w:cs="Times New Roman"/>
          <w:b/>
          <w:color w:val="0F6FC6"/>
          <w:sz w:val="24"/>
          <w:szCs w:val="24"/>
          <w:lang w:val="en-US"/>
        </w:rPr>
        <w:t>Case:</w:t>
      </w:r>
      <w:r w:rsidRPr="003454D7">
        <w:rPr>
          <w:rFonts w:ascii="Times New Roman" w:eastAsia="Cambria" w:hAnsi="Times New Roman" w:cs="Times New Roman"/>
          <w:b/>
          <w:color w:val="0F6FC6"/>
          <w:sz w:val="24"/>
          <w:szCs w:val="24"/>
          <w:lang w:val="en-US"/>
        </w:rPr>
        <w:t xml:space="preserve"> Visitor Leaving the Event Grounds</w:t>
      </w:r>
    </w:p>
    <w:p w14:paraId="55C5D6AC" w14:textId="77777777" w:rsidR="003454D7" w:rsidRPr="003454D7" w:rsidRDefault="003454D7" w:rsidP="00D56B2D">
      <w:pPr>
        <w:spacing w:line="360" w:lineRule="auto"/>
        <w:jc w:val="both"/>
        <w:rPr>
          <w:rFonts w:ascii="Times New Roman" w:eastAsia="Cambria" w:hAnsi="Times New Roman" w:cs="Times New Roman"/>
          <w:b/>
          <w:color w:val="0F6FC6"/>
          <w:sz w:val="24"/>
          <w:szCs w:val="24"/>
          <w:lang w:val="en-US"/>
        </w:rPr>
      </w:pPr>
    </w:p>
    <w:p w14:paraId="21C95C61" w14:textId="77777777" w:rsidR="00363F7D" w:rsidRPr="003454D7" w:rsidRDefault="00363F7D" w:rsidP="00D56B2D">
      <w:pPr>
        <w:spacing w:line="360" w:lineRule="auto"/>
        <w:jc w:val="both"/>
        <w:rPr>
          <w:rFonts w:ascii="Times New Roman" w:hAnsi="Times New Roman" w:cs="Times New Roman"/>
          <w:sz w:val="24"/>
          <w:szCs w:val="24"/>
          <w:lang w:val="en-US"/>
        </w:rPr>
      </w:pPr>
      <w:r w:rsidRPr="003454D7">
        <w:rPr>
          <w:rFonts w:ascii="Times New Roman" w:hAnsi="Times New Roman" w:cs="Times New Roman"/>
          <w:b/>
          <w:bCs/>
          <w:sz w:val="24"/>
          <w:szCs w:val="24"/>
          <w:lang w:val="en-US"/>
        </w:rPr>
        <w:t>Actors</w:t>
      </w:r>
      <w:r w:rsidRPr="00D56B2D">
        <w:rPr>
          <w:rFonts w:ascii="Times New Roman" w:hAnsi="Times New Roman" w:cs="Times New Roman"/>
          <w:sz w:val="24"/>
          <w:szCs w:val="24"/>
          <w:lang w:val="en-US"/>
        </w:rPr>
        <w:t>: Employee, Visitor</w:t>
      </w:r>
    </w:p>
    <w:p w14:paraId="44E9AB30" w14:textId="77777777" w:rsidR="00363F7D" w:rsidRPr="003454D7"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Main scenario:</w:t>
      </w:r>
    </w:p>
    <w:p w14:paraId="535921E2" w14:textId="77777777" w:rsidR="00363F7D" w:rsidRPr="003454D7" w:rsidRDefault="00363F7D" w:rsidP="00D56B2D">
      <w:pPr>
        <w:numPr>
          <w:ilvl w:val="0"/>
          <w:numId w:val="26"/>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scans their bracelet in order to open the “Temporary exit” gates</w:t>
      </w:r>
    </w:p>
    <w:p w14:paraId="1D75C5F4" w14:textId="77777777" w:rsidR="00363F7D" w:rsidRPr="003454D7" w:rsidRDefault="00363F7D" w:rsidP="00D56B2D">
      <w:pPr>
        <w:numPr>
          <w:ilvl w:val="0"/>
          <w:numId w:val="26"/>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gates open to let the visitor out</w:t>
      </w:r>
    </w:p>
    <w:p w14:paraId="4A37D5DE" w14:textId="77777777" w:rsidR="00363F7D" w:rsidRPr="00B47DB9" w:rsidRDefault="00363F7D" w:rsidP="00D56B2D">
      <w:pPr>
        <w:spacing w:line="360" w:lineRule="auto"/>
        <w:jc w:val="both"/>
        <w:rPr>
          <w:rFonts w:ascii="Times New Roman" w:hAnsi="Times New Roman" w:cs="Times New Roman"/>
          <w:sz w:val="24"/>
          <w:szCs w:val="24"/>
          <w:lang w:val="en-US"/>
        </w:rPr>
      </w:pPr>
      <w:r w:rsidRPr="003454D7">
        <w:rPr>
          <w:rFonts w:ascii="Times New Roman" w:hAnsi="Times New Roman" w:cs="Times New Roman"/>
          <w:b/>
          <w:bCs/>
          <w:sz w:val="24"/>
          <w:szCs w:val="24"/>
          <w:lang w:val="en-US"/>
        </w:rPr>
        <w:t>Extensions</w:t>
      </w:r>
      <w:r w:rsidRPr="00D56B2D">
        <w:rPr>
          <w:rFonts w:ascii="Times New Roman" w:hAnsi="Times New Roman" w:cs="Times New Roman"/>
          <w:sz w:val="24"/>
          <w:szCs w:val="24"/>
          <w:lang w:val="en-US"/>
        </w:rPr>
        <w:t>:</w:t>
      </w:r>
    </w:p>
    <w:p w14:paraId="5B147047" w14:textId="77777777" w:rsidR="00363F7D" w:rsidRPr="009070AC"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1a. The visitor scans their bracelet in order to open the “Permanent exit” gates:</w:t>
      </w:r>
    </w:p>
    <w:p w14:paraId="3A242A56" w14:textId="77777777" w:rsidR="00363F7D" w:rsidRPr="009070AC" w:rsidRDefault="00363F7D" w:rsidP="00D56B2D">
      <w:pPr>
        <w:numPr>
          <w:ilvl w:val="0"/>
          <w:numId w:val="27"/>
        </w:numPr>
        <w:tabs>
          <w:tab w:val="left" w:pos="1440"/>
        </w:tabs>
        <w:spacing w:line="360" w:lineRule="auto"/>
        <w:ind w:left="1440" w:hanging="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gates open to let the visitor out</w:t>
      </w:r>
    </w:p>
    <w:p w14:paraId="1878F737" w14:textId="77777777" w:rsidR="00B47DB9" w:rsidRDefault="00363F7D" w:rsidP="00607CB3">
      <w:pPr>
        <w:numPr>
          <w:ilvl w:val="3"/>
          <w:numId w:val="27"/>
        </w:numPr>
        <w:tabs>
          <w:tab w:val="left" w:pos="1440"/>
        </w:tabs>
        <w:spacing w:line="360" w:lineRule="auto"/>
        <w:ind w:right="4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An employee asks for the visitor’s bracelet in order to remove the visitor’s ID from it </w:t>
      </w:r>
    </w:p>
    <w:p w14:paraId="73B0C7E1" w14:textId="77777777" w:rsidR="00363F7D" w:rsidRPr="00B47DB9" w:rsidRDefault="00363F7D" w:rsidP="00B47DB9">
      <w:pPr>
        <w:tabs>
          <w:tab w:val="left" w:pos="1440"/>
        </w:tabs>
        <w:spacing w:line="360" w:lineRule="auto"/>
        <w:ind w:right="4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1b. The visitor uses the “Permanent exit” without returning the loaned items</w:t>
      </w:r>
    </w:p>
    <w:p w14:paraId="5FF0E6D7" w14:textId="77777777" w:rsidR="009C552E" w:rsidRPr="009C552E" w:rsidRDefault="00363F7D" w:rsidP="00607CB3">
      <w:pPr>
        <w:numPr>
          <w:ilvl w:val="3"/>
          <w:numId w:val="46"/>
        </w:numPr>
        <w:tabs>
          <w:tab w:val="left" w:pos="1440"/>
        </w:tabs>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scan screen displays a message that the visitor has loaned items</w:t>
      </w:r>
    </w:p>
    <w:p w14:paraId="37D4B9B8" w14:textId="77777777" w:rsidR="00363F7D" w:rsidRPr="00D56B2D" w:rsidRDefault="009C552E" w:rsidP="009C552E">
      <w:pPr>
        <w:tabs>
          <w:tab w:val="left" w:pos="2724"/>
        </w:tabs>
        <w:rPr>
          <w:rFonts w:ascii="Times New Roman" w:hAnsi="Times New Roman" w:cs="Times New Roman"/>
          <w:sz w:val="24"/>
          <w:szCs w:val="24"/>
          <w:lang w:val="en-US"/>
        </w:rPr>
      </w:pPr>
      <w:bookmarkStart w:id="313" w:name="page9"/>
      <w:bookmarkEnd w:id="313"/>
      <w:r>
        <w:rPr>
          <w:rFonts w:ascii="Times New Roman" w:hAnsi="Times New Roman" w:cs="Times New Roman"/>
          <w:sz w:val="24"/>
          <w:szCs w:val="24"/>
          <w:lang w:val="en-US"/>
        </w:rPr>
        <w:lastRenderedPageBreak/>
        <w:t xml:space="preserve"> 1c. </w:t>
      </w:r>
      <w:r w:rsidR="00363F7D" w:rsidRPr="00D56B2D">
        <w:rPr>
          <w:rFonts w:ascii="Times New Roman" w:hAnsi="Times New Roman" w:cs="Times New Roman"/>
          <w:sz w:val="24"/>
          <w:szCs w:val="24"/>
          <w:lang w:val="en-US"/>
        </w:rPr>
        <w:t>The visitor is not allowed to leave until they return their loaned items 1c. The visitor uses any of the exits and the door does not open</w:t>
      </w:r>
    </w:p>
    <w:p w14:paraId="76E5AC18" w14:textId="77777777" w:rsidR="00363F7D" w:rsidRPr="00D56B2D" w:rsidRDefault="00363F7D" w:rsidP="00D56B2D">
      <w:pPr>
        <w:spacing w:line="360" w:lineRule="auto"/>
        <w:jc w:val="both"/>
        <w:rPr>
          <w:rFonts w:ascii="Times New Roman" w:hAnsi="Times New Roman" w:cs="Times New Roman"/>
          <w:sz w:val="24"/>
          <w:szCs w:val="24"/>
          <w:lang w:val="en-US"/>
        </w:rPr>
      </w:pPr>
    </w:p>
    <w:p w14:paraId="64081645" w14:textId="77777777" w:rsidR="00363F7D" w:rsidRPr="00D56B2D" w:rsidRDefault="00363F7D" w:rsidP="00607CB3">
      <w:pPr>
        <w:numPr>
          <w:ilvl w:val="3"/>
          <w:numId w:val="46"/>
        </w:numPr>
        <w:tabs>
          <w:tab w:val="left" w:pos="1440"/>
        </w:tabs>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A message “Please, scan again!” appears on the display</w:t>
      </w:r>
    </w:p>
    <w:p w14:paraId="254B3128"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0A98813" w14:textId="77777777" w:rsidR="001B1525" w:rsidRPr="001B1525" w:rsidRDefault="00363F7D" w:rsidP="00D56B2D">
      <w:pPr>
        <w:spacing w:line="360" w:lineRule="auto"/>
        <w:jc w:val="both"/>
        <w:rPr>
          <w:rFonts w:ascii="Times New Roman" w:eastAsia="Cambria" w:hAnsi="Times New Roman" w:cs="Times New Roman"/>
          <w:b/>
          <w:color w:val="0F6FC6"/>
          <w:sz w:val="28"/>
          <w:szCs w:val="28"/>
          <w:lang w:val="en-US"/>
        </w:rPr>
      </w:pPr>
      <w:r w:rsidRPr="00331254">
        <w:rPr>
          <w:rFonts w:ascii="Times New Roman" w:eastAsia="Cambria" w:hAnsi="Times New Roman" w:cs="Times New Roman"/>
          <w:b/>
          <w:color w:val="0F6FC6"/>
          <w:sz w:val="28"/>
          <w:szCs w:val="28"/>
          <w:lang w:val="en-US"/>
        </w:rPr>
        <w:t xml:space="preserve">3.9 </w:t>
      </w:r>
      <w:del w:id="314" w:author="wondimu gebre" w:date="2019-09-26T16:56:00Z">
        <w:r w:rsidRPr="00331254" w:rsidDel="00805EED">
          <w:rPr>
            <w:rFonts w:ascii="Times New Roman" w:eastAsia="Cambria" w:hAnsi="Times New Roman" w:cs="Times New Roman"/>
            <w:b/>
            <w:color w:val="0F6FC6"/>
            <w:sz w:val="28"/>
            <w:szCs w:val="28"/>
            <w:lang w:val="en-US"/>
          </w:rPr>
          <w:delText>Use Case:</w:delText>
        </w:r>
      </w:del>
      <w:r w:rsidRPr="00331254">
        <w:rPr>
          <w:rFonts w:ascii="Times New Roman" w:eastAsia="Cambria" w:hAnsi="Times New Roman" w:cs="Times New Roman"/>
          <w:b/>
          <w:color w:val="0F6FC6"/>
          <w:sz w:val="28"/>
          <w:szCs w:val="28"/>
          <w:lang w:val="en-US"/>
        </w:rPr>
        <w:t xml:space="preserve"> Returning to the Event</w:t>
      </w:r>
    </w:p>
    <w:p w14:paraId="12D611C1" w14:textId="77777777" w:rsidR="00363F7D" w:rsidRPr="00331254" w:rsidRDefault="00363F7D" w:rsidP="00D56B2D">
      <w:pPr>
        <w:spacing w:line="360" w:lineRule="auto"/>
        <w:jc w:val="both"/>
        <w:rPr>
          <w:rFonts w:ascii="Times New Roman" w:hAnsi="Times New Roman" w:cs="Times New Roman"/>
          <w:sz w:val="24"/>
          <w:szCs w:val="24"/>
          <w:lang w:val="en-US"/>
        </w:rPr>
      </w:pPr>
      <w:r w:rsidRPr="00331254">
        <w:rPr>
          <w:rFonts w:ascii="Times New Roman" w:hAnsi="Times New Roman" w:cs="Times New Roman"/>
          <w:b/>
          <w:bCs/>
          <w:sz w:val="24"/>
          <w:szCs w:val="24"/>
          <w:lang w:val="en-US"/>
        </w:rPr>
        <w:t>Actors:</w:t>
      </w:r>
      <w:r w:rsidRPr="00D56B2D">
        <w:rPr>
          <w:rFonts w:ascii="Times New Roman" w:hAnsi="Times New Roman" w:cs="Times New Roman"/>
          <w:sz w:val="24"/>
          <w:szCs w:val="24"/>
          <w:lang w:val="en-US"/>
        </w:rPr>
        <w:t xml:space="preserve"> Employee, Visitor</w:t>
      </w:r>
    </w:p>
    <w:p w14:paraId="3973CC37" w14:textId="77777777" w:rsidR="00363F7D" w:rsidRPr="001B79A1" w:rsidRDefault="00363F7D" w:rsidP="00D56B2D">
      <w:pPr>
        <w:spacing w:line="360" w:lineRule="auto"/>
        <w:jc w:val="both"/>
        <w:rPr>
          <w:rFonts w:ascii="Times New Roman" w:hAnsi="Times New Roman" w:cs="Times New Roman"/>
          <w:b/>
          <w:bCs/>
          <w:sz w:val="24"/>
          <w:szCs w:val="24"/>
          <w:lang w:val="en-US"/>
        </w:rPr>
      </w:pPr>
      <w:r w:rsidRPr="00331254">
        <w:rPr>
          <w:rFonts w:ascii="Times New Roman" w:hAnsi="Times New Roman" w:cs="Times New Roman"/>
          <w:b/>
          <w:bCs/>
          <w:sz w:val="24"/>
          <w:szCs w:val="24"/>
          <w:lang w:val="en-US"/>
        </w:rPr>
        <w:t>Main scenario:</w:t>
      </w:r>
    </w:p>
    <w:p w14:paraId="2A6E2F2D" w14:textId="77777777" w:rsidR="00363F7D" w:rsidRPr="001B79A1" w:rsidRDefault="00363F7D" w:rsidP="00D56B2D">
      <w:pPr>
        <w:numPr>
          <w:ilvl w:val="0"/>
          <w:numId w:val="29"/>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comes back and scans their bracelet to open the “Temporary exit” gates</w:t>
      </w:r>
    </w:p>
    <w:p w14:paraId="601498FA" w14:textId="77777777" w:rsidR="00363F7D" w:rsidRPr="00156E8E" w:rsidRDefault="00363F7D" w:rsidP="00D56B2D">
      <w:pPr>
        <w:numPr>
          <w:ilvl w:val="0"/>
          <w:numId w:val="29"/>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gates open to let the visitor back in the event</w:t>
      </w:r>
    </w:p>
    <w:p w14:paraId="113DA18A" w14:textId="77777777" w:rsidR="00363F7D" w:rsidRPr="001B79A1" w:rsidRDefault="00363F7D" w:rsidP="00D56B2D">
      <w:pPr>
        <w:spacing w:line="360" w:lineRule="auto"/>
        <w:jc w:val="both"/>
        <w:rPr>
          <w:rFonts w:ascii="Times New Roman" w:hAnsi="Times New Roman" w:cs="Times New Roman"/>
          <w:b/>
          <w:bCs/>
          <w:sz w:val="24"/>
          <w:szCs w:val="24"/>
          <w:lang w:val="en-US"/>
        </w:rPr>
      </w:pPr>
      <w:r w:rsidRPr="001B79A1">
        <w:rPr>
          <w:rFonts w:ascii="Times New Roman" w:hAnsi="Times New Roman" w:cs="Times New Roman"/>
          <w:b/>
          <w:bCs/>
          <w:sz w:val="24"/>
          <w:szCs w:val="24"/>
          <w:lang w:val="en-US"/>
        </w:rPr>
        <w:t>Extensions:</w:t>
      </w:r>
    </w:p>
    <w:p w14:paraId="046AE222" w14:textId="77777777" w:rsidR="001B79A1" w:rsidRDefault="007E1FE7" w:rsidP="00D56B2D">
      <w:pPr>
        <w:spacing w:line="360" w:lineRule="auto"/>
        <w:jc w:val="both"/>
        <w:rPr>
          <w:rFonts w:ascii="Times New Roman" w:eastAsia="Times New Roman" w:hAnsi="Times New Roman" w:cs="Times New Roman"/>
          <w:sz w:val="24"/>
          <w:szCs w:val="24"/>
          <w:lang w:val="en-US"/>
        </w:rPr>
      </w:pPr>
      <w:r w:rsidRPr="00D56B2D">
        <w:rPr>
          <w:rFonts w:ascii="Times New Roman" w:eastAsia="Times New Roman" w:hAnsi="Times New Roman" w:cs="Times New Roman"/>
          <w:sz w:val="24"/>
          <w:szCs w:val="24"/>
          <w:lang w:val="en-US"/>
        </w:rPr>
        <w:t xml:space="preserve">1a. Ask a guard for a manual check </w:t>
      </w:r>
      <w:r w:rsidR="00861B3A" w:rsidRPr="00D56B2D">
        <w:rPr>
          <w:rFonts w:ascii="Times New Roman" w:eastAsia="Times New Roman" w:hAnsi="Times New Roman" w:cs="Times New Roman"/>
          <w:sz w:val="24"/>
          <w:szCs w:val="24"/>
          <w:lang w:val="en-US"/>
        </w:rPr>
        <w:t xml:space="preserve">and back to the event </w:t>
      </w:r>
    </w:p>
    <w:p w14:paraId="1371F245" w14:textId="77777777" w:rsidR="00156E8E" w:rsidRPr="00D56B2D" w:rsidRDefault="00156E8E" w:rsidP="00D56B2D">
      <w:pPr>
        <w:spacing w:line="360" w:lineRule="auto"/>
        <w:jc w:val="both"/>
        <w:rPr>
          <w:rFonts w:ascii="Times New Roman" w:eastAsia="Times New Roman" w:hAnsi="Times New Roman" w:cs="Times New Roman"/>
          <w:sz w:val="24"/>
          <w:szCs w:val="24"/>
          <w:lang w:val="en-US"/>
        </w:rPr>
      </w:pPr>
    </w:p>
    <w:p w14:paraId="1567F239" w14:textId="77777777" w:rsidR="00363F7D" w:rsidRPr="00875FB3" w:rsidRDefault="00363F7D" w:rsidP="00D56B2D">
      <w:pPr>
        <w:spacing w:line="360" w:lineRule="auto"/>
        <w:jc w:val="both"/>
        <w:rPr>
          <w:rFonts w:ascii="Times New Roman" w:eastAsia="Cambria" w:hAnsi="Times New Roman" w:cs="Times New Roman"/>
          <w:b/>
          <w:color w:val="0F6FC6"/>
          <w:sz w:val="28"/>
          <w:szCs w:val="28"/>
          <w:lang w:val="en-US"/>
        </w:rPr>
      </w:pPr>
      <w:r w:rsidRPr="001B79A1">
        <w:rPr>
          <w:rFonts w:ascii="Times New Roman" w:eastAsia="Cambria" w:hAnsi="Times New Roman" w:cs="Times New Roman"/>
          <w:b/>
          <w:color w:val="0F6FC6"/>
          <w:sz w:val="28"/>
          <w:szCs w:val="28"/>
          <w:lang w:val="en-US"/>
        </w:rPr>
        <w:t xml:space="preserve">3.10 </w:t>
      </w:r>
      <w:del w:id="315" w:author="wondimu gebre" w:date="2019-09-26T16:56:00Z">
        <w:r w:rsidRPr="001B79A1" w:rsidDel="006C4541">
          <w:rPr>
            <w:rFonts w:ascii="Times New Roman" w:eastAsia="Cambria" w:hAnsi="Times New Roman" w:cs="Times New Roman"/>
            <w:b/>
            <w:color w:val="0F6FC6"/>
            <w:sz w:val="28"/>
            <w:szCs w:val="28"/>
            <w:lang w:val="en-US"/>
          </w:rPr>
          <w:delText>Use Case:</w:delText>
        </w:r>
      </w:del>
      <w:r w:rsidRPr="001B79A1">
        <w:rPr>
          <w:rFonts w:ascii="Times New Roman" w:eastAsia="Cambria" w:hAnsi="Times New Roman" w:cs="Times New Roman"/>
          <w:b/>
          <w:color w:val="0F6FC6"/>
          <w:sz w:val="28"/>
          <w:szCs w:val="28"/>
          <w:lang w:val="en-US"/>
        </w:rPr>
        <w:t xml:space="preserve"> Entering the Camping Area</w:t>
      </w:r>
    </w:p>
    <w:p w14:paraId="4FC42E2D" w14:textId="77777777" w:rsidR="00363F7D" w:rsidRPr="00875FB3" w:rsidRDefault="00363F7D" w:rsidP="00D56B2D">
      <w:pPr>
        <w:spacing w:line="360" w:lineRule="auto"/>
        <w:jc w:val="both"/>
        <w:rPr>
          <w:rFonts w:ascii="Times New Roman" w:hAnsi="Times New Roman" w:cs="Times New Roman"/>
          <w:sz w:val="24"/>
          <w:szCs w:val="24"/>
          <w:lang w:val="en-US"/>
        </w:rPr>
      </w:pPr>
      <w:r w:rsidRPr="00875FB3">
        <w:rPr>
          <w:rFonts w:ascii="Times New Roman" w:hAnsi="Times New Roman" w:cs="Times New Roman"/>
          <w:b/>
          <w:bCs/>
          <w:sz w:val="24"/>
          <w:szCs w:val="24"/>
          <w:lang w:val="en-US"/>
        </w:rPr>
        <w:t>Actors:</w:t>
      </w:r>
      <w:r w:rsidRPr="00D56B2D">
        <w:rPr>
          <w:rFonts w:ascii="Times New Roman" w:hAnsi="Times New Roman" w:cs="Times New Roman"/>
          <w:sz w:val="24"/>
          <w:szCs w:val="24"/>
          <w:lang w:val="en-US"/>
        </w:rPr>
        <w:t xml:space="preserve"> Visitor, Employee</w:t>
      </w:r>
    </w:p>
    <w:p w14:paraId="342C5A67" w14:textId="77777777" w:rsidR="00363F7D" w:rsidRPr="00875FB3" w:rsidRDefault="00363F7D" w:rsidP="00D56B2D">
      <w:pPr>
        <w:spacing w:line="360" w:lineRule="auto"/>
        <w:jc w:val="both"/>
        <w:rPr>
          <w:rFonts w:ascii="Times New Roman" w:hAnsi="Times New Roman" w:cs="Times New Roman"/>
          <w:b/>
          <w:bCs/>
          <w:sz w:val="24"/>
          <w:szCs w:val="24"/>
          <w:lang w:val="en-US"/>
        </w:rPr>
      </w:pPr>
      <w:r w:rsidRPr="00875FB3">
        <w:rPr>
          <w:rFonts w:ascii="Times New Roman" w:hAnsi="Times New Roman" w:cs="Times New Roman"/>
          <w:b/>
          <w:bCs/>
          <w:sz w:val="24"/>
          <w:szCs w:val="24"/>
          <w:lang w:val="en-US"/>
        </w:rPr>
        <w:t>Main scenario:</w:t>
      </w:r>
    </w:p>
    <w:p w14:paraId="2494E408" w14:textId="77777777" w:rsidR="00363F7D" w:rsidRPr="00875FB3" w:rsidRDefault="00363F7D" w:rsidP="00D56B2D">
      <w:pPr>
        <w:numPr>
          <w:ilvl w:val="0"/>
          <w:numId w:val="30"/>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scans their bracelet on the door scanner of the camping area</w:t>
      </w:r>
    </w:p>
    <w:p w14:paraId="7EFCCCBC" w14:textId="77777777" w:rsidR="00363F7D" w:rsidRPr="00875FB3" w:rsidRDefault="00363F7D" w:rsidP="00D56B2D">
      <w:pPr>
        <w:numPr>
          <w:ilvl w:val="0"/>
          <w:numId w:val="30"/>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door opens and lets the visitor in</w:t>
      </w:r>
    </w:p>
    <w:p w14:paraId="43475397" w14:textId="77777777" w:rsidR="00363F7D" w:rsidRPr="00875FB3" w:rsidRDefault="00363F7D" w:rsidP="00D56B2D">
      <w:pPr>
        <w:spacing w:line="360" w:lineRule="auto"/>
        <w:jc w:val="both"/>
        <w:rPr>
          <w:rFonts w:ascii="Times New Roman" w:hAnsi="Times New Roman" w:cs="Times New Roman"/>
          <w:b/>
          <w:bCs/>
          <w:sz w:val="24"/>
          <w:szCs w:val="24"/>
          <w:lang w:val="en-US"/>
        </w:rPr>
      </w:pPr>
      <w:r w:rsidRPr="00875FB3">
        <w:rPr>
          <w:rFonts w:ascii="Times New Roman" w:hAnsi="Times New Roman" w:cs="Times New Roman"/>
          <w:b/>
          <w:bCs/>
          <w:sz w:val="24"/>
          <w:szCs w:val="24"/>
          <w:lang w:val="en-US"/>
        </w:rPr>
        <w:t>Extensions:</w:t>
      </w:r>
    </w:p>
    <w:p w14:paraId="225E951C" w14:textId="77777777" w:rsidR="00363F7D" w:rsidRPr="00875FB3"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1b. The visitor scans their bracelet more than once:</w:t>
      </w:r>
    </w:p>
    <w:p w14:paraId="218B1111" w14:textId="77777777" w:rsidR="00363F7D" w:rsidRPr="00875FB3" w:rsidRDefault="00363F7D" w:rsidP="00D56B2D">
      <w:pPr>
        <w:numPr>
          <w:ilvl w:val="0"/>
          <w:numId w:val="31"/>
        </w:numPr>
        <w:tabs>
          <w:tab w:val="left" w:pos="1440"/>
        </w:tabs>
        <w:spacing w:line="360" w:lineRule="auto"/>
        <w:ind w:firstLine="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door does not open. A message describing the problem and asking for speaking with an employee appears on the screen.</w:t>
      </w:r>
    </w:p>
    <w:p w14:paraId="6F1A6DFF" w14:textId="77777777" w:rsidR="00363F7D" w:rsidRPr="00D56B2D" w:rsidRDefault="00363F7D" w:rsidP="00D56B2D">
      <w:pPr>
        <w:numPr>
          <w:ilvl w:val="0"/>
          <w:numId w:val="31"/>
        </w:numPr>
        <w:tabs>
          <w:tab w:val="left" w:pos="1440"/>
        </w:tabs>
        <w:spacing w:line="360" w:lineRule="auto"/>
        <w:ind w:left="1440" w:hanging="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An employee opens the door for the visitor.</w:t>
      </w:r>
    </w:p>
    <w:p w14:paraId="63FAD203"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8579907" w14:textId="77777777" w:rsidR="00363F7D" w:rsidRDefault="00363F7D" w:rsidP="00D56B2D">
      <w:pPr>
        <w:spacing w:line="360" w:lineRule="auto"/>
        <w:jc w:val="both"/>
        <w:rPr>
          <w:rFonts w:ascii="Times New Roman" w:eastAsia="Cambria" w:hAnsi="Times New Roman" w:cs="Times New Roman"/>
          <w:b/>
          <w:color w:val="0F6FC6"/>
          <w:sz w:val="28"/>
          <w:szCs w:val="28"/>
          <w:lang w:val="en-US"/>
        </w:rPr>
      </w:pPr>
      <w:r w:rsidRPr="002676B0">
        <w:rPr>
          <w:rFonts w:ascii="Times New Roman" w:eastAsia="Cambria" w:hAnsi="Times New Roman" w:cs="Times New Roman"/>
          <w:b/>
          <w:color w:val="0F6FC6"/>
          <w:sz w:val="28"/>
          <w:szCs w:val="28"/>
          <w:lang w:val="en-US"/>
        </w:rPr>
        <w:t>3.11</w:t>
      </w:r>
      <w:bookmarkStart w:id="316" w:name="_GoBack"/>
      <w:bookmarkEnd w:id="316"/>
      <w:del w:id="317" w:author="wondimu gebre" w:date="2019-09-26T16:57:00Z">
        <w:r w:rsidRPr="002676B0" w:rsidDel="00216629">
          <w:rPr>
            <w:rFonts w:ascii="Times New Roman" w:eastAsia="Cambria" w:hAnsi="Times New Roman" w:cs="Times New Roman"/>
            <w:b/>
            <w:color w:val="0F6FC6"/>
            <w:sz w:val="28"/>
            <w:szCs w:val="28"/>
            <w:lang w:val="en-US"/>
          </w:rPr>
          <w:delText xml:space="preserve"> Use Case:</w:delText>
        </w:r>
      </w:del>
      <w:r w:rsidRPr="002676B0">
        <w:rPr>
          <w:rFonts w:ascii="Times New Roman" w:eastAsia="Cambria" w:hAnsi="Times New Roman" w:cs="Times New Roman"/>
          <w:b/>
          <w:color w:val="0F6FC6"/>
          <w:sz w:val="28"/>
          <w:szCs w:val="28"/>
          <w:lang w:val="en-US"/>
        </w:rPr>
        <w:t xml:space="preserve"> Exiting the Camping Area</w:t>
      </w:r>
    </w:p>
    <w:p w14:paraId="43967683" w14:textId="77777777" w:rsidR="00D03A00" w:rsidRPr="00D03A00" w:rsidRDefault="002676B0" w:rsidP="00D03A00">
      <w:pPr>
        <w:spacing w:line="360" w:lineRule="auto"/>
        <w:jc w:val="both"/>
        <w:rPr>
          <w:rFonts w:ascii="Times New Roman" w:hAnsi="Times New Roman" w:cs="Times New Roman"/>
          <w:sz w:val="24"/>
          <w:szCs w:val="24"/>
          <w:lang w:val="en-US"/>
        </w:rPr>
      </w:pPr>
      <w:r w:rsidRPr="002676B0">
        <w:rPr>
          <w:rFonts w:ascii="Times New Roman" w:hAnsi="Times New Roman" w:cs="Times New Roman"/>
          <w:b/>
          <w:bCs/>
          <w:sz w:val="24"/>
          <w:szCs w:val="24"/>
          <w:lang w:val="en-US"/>
        </w:rPr>
        <w:t>Actors:</w:t>
      </w:r>
      <w:r w:rsidRPr="00D56B2D">
        <w:rPr>
          <w:rFonts w:ascii="Times New Roman" w:hAnsi="Times New Roman" w:cs="Times New Roman"/>
          <w:sz w:val="24"/>
          <w:szCs w:val="24"/>
          <w:lang w:val="en-US"/>
        </w:rPr>
        <w:t xml:space="preserve"> Visitor, Employee</w:t>
      </w:r>
    </w:p>
    <w:p w14:paraId="7E4D58AD" w14:textId="77777777" w:rsidR="00D03A00" w:rsidRPr="00D03A00" w:rsidRDefault="00D03A00" w:rsidP="00D03A00">
      <w:pPr>
        <w:rPr>
          <w:rFonts w:ascii="Times New Roman" w:eastAsia="Cambria" w:hAnsi="Times New Roman" w:cs="Times New Roman"/>
          <w:sz w:val="24"/>
          <w:szCs w:val="24"/>
          <w:lang w:val="en-US"/>
        </w:rPr>
      </w:pPr>
    </w:p>
    <w:p w14:paraId="784FE3EC" w14:textId="77777777" w:rsidR="00363F7D" w:rsidRPr="00D03A00" w:rsidRDefault="00363F7D" w:rsidP="00D56B2D">
      <w:pPr>
        <w:spacing w:line="360" w:lineRule="auto"/>
        <w:jc w:val="both"/>
        <w:rPr>
          <w:rFonts w:ascii="Times New Roman" w:hAnsi="Times New Roman" w:cs="Times New Roman"/>
          <w:b/>
          <w:bCs/>
          <w:sz w:val="24"/>
          <w:szCs w:val="24"/>
        </w:rPr>
      </w:pPr>
      <w:bookmarkStart w:id="318" w:name="page10"/>
      <w:bookmarkEnd w:id="318"/>
      <w:r w:rsidRPr="00D03A00">
        <w:rPr>
          <w:rFonts w:ascii="Times New Roman" w:hAnsi="Times New Roman" w:cs="Times New Roman"/>
          <w:b/>
          <w:bCs/>
          <w:sz w:val="24"/>
          <w:szCs w:val="24"/>
        </w:rPr>
        <w:t>Main scenario:</w:t>
      </w:r>
    </w:p>
    <w:p w14:paraId="2BE7D756" w14:textId="77777777" w:rsidR="00363F7D" w:rsidRPr="00D03A00" w:rsidRDefault="00363F7D" w:rsidP="00D56B2D">
      <w:pPr>
        <w:numPr>
          <w:ilvl w:val="0"/>
          <w:numId w:val="32"/>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scans their bracelet on the door scanner of the camping area</w:t>
      </w:r>
    </w:p>
    <w:p w14:paraId="783CC8CB" w14:textId="77777777" w:rsidR="00363F7D" w:rsidRPr="00D56B2D" w:rsidRDefault="00363F7D" w:rsidP="00D56B2D">
      <w:pPr>
        <w:numPr>
          <w:ilvl w:val="0"/>
          <w:numId w:val="32"/>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door opens and lets the visitor out</w:t>
      </w:r>
    </w:p>
    <w:p w14:paraId="4EF009AF" w14:textId="77777777" w:rsidR="00D03A00" w:rsidRPr="00D56B2D" w:rsidRDefault="00D03A00" w:rsidP="00D56B2D">
      <w:pPr>
        <w:spacing w:line="360" w:lineRule="auto"/>
        <w:jc w:val="both"/>
        <w:rPr>
          <w:rFonts w:ascii="Times New Roman" w:eastAsia="Times New Roman" w:hAnsi="Times New Roman" w:cs="Times New Roman"/>
          <w:sz w:val="24"/>
          <w:szCs w:val="24"/>
          <w:lang w:val="en-US"/>
        </w:rPr>
      </w:pPr>
    </w:p>
    <w:p w14:paraId="69B054D1" w14:textId="77777777" w:rsidR="00363F7D" w:rsidRPr="00896CCD" w:rsidRDefault="00363F7D" w:rsidP="00D56B2D">
      <w:pPr>
        <w:spacing w:line="360" w:lineRule="auto"/>
        <w:jc w:val="both"/>
        <w:rPr>
          <w:rFonts w:ascii="Times New Roman" w:hAnsi="Times New Roman" w:cs="Times New Roman"/>
          <w:b/>
          <w:bCs/>
          <w:sz w:val="24"/>
          <w:szCs w:val="24"/>
          <w:lang w:val="en-US"/>
        </w:rPr>
      </w:pPr>
      <w:r w:rsidRPr="00D854B5">
        <w:rPr>
          <w:rFonts w:ascii="Times New Roman" w:hAnsi="Times New Roman" w:cs="Times New Roman"/>
          <w:b/>
          <w:bCs/>
          <w:sz w:val="24"/>
          <w:szCs w:val="24"/>
          <w:lang w:val="en-US"/>
        </w:rPr>
        <w:t>Extensions:</w:t>
      </w:r>
    </w:p>
    <w:p w14:paraId="2CB2B264" w14:textId="77777777" w:rsidR="00363F7D" w:rsidRPr="00D854B5"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1b. The visitor scans their bracelet more than once:</w:t>
      </w:r>
    </w:p>
    <w:p w14:paraId="5E725F59" w14:textId="77777777" w:rsidR="00363F7D" w:rsidRPr="00D854B5" w:rsidRDefault="00363F7D" w:rsidP="00D56B2D">
      <w:pPr>
        <w:numPr>
          <w:ilvl w:val="0"/>
          <w:numId w:val="33"/>
        </w:numPr>
        <w:tabs>
          <w:tab w:val="left" w:pos="1440"/>
        </w:tabs>
        <w:spacing w:line="360" w:lineRule="auto"/>
        <w:ind w:firstLine="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door does not open. A message describing the problem and asking for speaking with an employee appears on the screen.</w:t>
      </w:r>
    </w:p>
    <w:p w14:paraId="64C0BBF0" w14:textId="77777777" w:rsidR="00363F7D" w:rsidRPr="00D56B2D" w:rsidRDefault="00363F7D" w:rsidP="00D56B2D">
      <w:pPr>
        <w:numPr>
          <w:ilvl w:val="0"/>
          <w:numId w:val="33"/>
        </w:numPr>
        <w:tabs>
          <w:tab w:val="left" w:pos="1440"/>
        </w:tabs>
        <w:spacing w:line="360" w:lineRule="auto"/>
        <w:ind w:left="1440" w:hanging="7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An employee opens the door for the visitor.</w:t>
      </w:r>
    </w:p>
    <w:p w14:paraId="50F6C186"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56B1BA1" w14:textId="77777777" w:rsidR="00363F7D" w:rsidRPr="00D854B5" w:rsidRDefault="00363F7D" w:rsidP="00D56B2D">
      <w:pPr>
        <w:spacing w:line="360" w:lineRule="auto"/>
        <w:jc w:val="both"/>
        <w:rPr>
          <w:rFonts w:ascii="Times New Roman" w:eastAsia="Cambria" w:hAnsi="Times New Roman" w:cs="Times New Roman"/>
          <w:b/>
          <w:color w:val="0F6FC6"/>
          <w:sz w:val="28"/>
          <w:szCs w:val="28"/>
          <w:lang w:val="en-US"/>
        </w:rPr>
      </w:pPr>
      <w:r w:rsidRPr="00D854B5">
        <w:rPr>
          <w:rFonts w:ascii="Times New Roman" w:eastAsia="Cambria" w:hAnsi="Times New Roman" w:cs="Times New Roman"/>
          <w:b/>
          <w:color w:val="0F6FC6"/>
          <w:sz w:val="28"/>
          <w:szCs w:val="28"/>
          <w:lang w:val="en-US"/>
        </w:rPr>
        <w:t>3.12 Use Case: Using Dashboard</w:t>
      </w:r>
    </w:p>
    <w:p w14:paraId="190FC330" w14:textId="77777777" w:rsidR="00363F7D" w:rsidRPr="00D854B5" w:rsidRDefault="00363F7D" w:rsidP="00D56B2D">
      <w:pPr>
        <w:spacing w:line="360" w:lineRule="auto"/>
        <w:jc w:val="both"/>
        <w:rPr>
          <w:rFonts w:ascii="Times New Roman" w:hAnsi="Times New Roman" w:cs="Times New Roman"/>
          <w:sz w:val="24"/>
          <w:szCs w:val="24"/>
          <w:lang w:val="en-US"/>
        </w:rPr>
      </w:pPr>
      <w:r w:rsidRPr="00D854B5">
        <w:rPr>
          <w:rFonts w:ascii="Times New Roman" w:hAnsi="Times New Roman" w:cs="Times New Roman"/>
          <w:b/>
          <w:bCs/>
          <w:sz w:val="24"/>
          <w:szCs w:val="24"/>
          <w:lang w:val="en-US"/>
        </w:rPr>
        <w:t>Actors</w:t>
      </w:r>
      <w:r w:rsidRPr="00D56B2D">
        <w:rPr>
          <w:rFonts w:ascii="Times New Roman" w:hAnsi="Times New Roman" w:cs="Times New Roman"/>
          <w:sz w:val="24"/>
          <w:szCs w:val="24"/>
          <w:lang w:val="en-US"/>
        </w:rPr>
        <w:t>: Client</w:t>
      </w:r>
    </w:p>
    <w:p w14:paraId="0CBFB7CC" w14:textId="77777777" w:rsidR="00363F7D" w:rsidRPr="00D854B5" w:rsidRDefault="00363F7D" w:rsidP="00D56B2D">
      <w:pPr>
        <w:spacing w:line="360" w:lineRule="auto"/>
        <w:jc w:val="both"/>
        <w:rPr>
          <w:rFonts w:ascii="Times New Roman" w:hAnsi="Times New Roman" w:cs="Times New Roman"/>
          <w:b/>
          <w:bCs/>
          <w:sz w:val="24"/>
          <w:szCs w:val="24"/>
        </w:rPr>
      </w:pPr>
      <w:r w:rsidRPr="00D854B5">
        <w:rPr>
          <w:rFonts w:ascii="Times New Roman" w:hAnsi="Times New Roman" w:cs="Times New Roman"/>
          <w:b/>
          <w:bCs/>
          <w:sz w:val="24"/>
          <w:szCs w:val="24"/>
        </w:rPr>
        <w:t>Main scenario:</w:t>
      </w:r>
    </w:p>
    <w:p w14:paraId="31FAB8CB" w14:textId="77777777" w:rsidR="00363F7D" w:rsidRPr="00D854B5" w:rsidRDefault="00363F7D" w:rsidP="00D56B2D">
      <w:pPr>
        <w:numPr>
          <w:ilvl w:val="0"/>
          <w:numId w:val="34"/>
        </w:numPr>
        <w:tabs>
          <w:tab w:val="left" w:pos="720"/>
        </w:tabs>
        <w:spacing w:line="360" w:lineRule="auto"/>
        <w:ind w:left="72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Without the need to register, the client logs into the website using their email and password</w:t>
      </w:r>
    </w:p>
    <w:p w14:paraId="7A90199C" w14:textId="77777777" w:rsidR="00363F7D" w:rsidRPr="00D854B5" w:rsidRDefault="00363F7D" w:rsidP="00D56B2D">
      <w:pPr>
        <w:numPr>
          <w:ilvl w:val="0"/>
          <w:numId w:val="34"/>
        </w:numPr>
        <w:tabs>
          <w:tab w:val="left" w:pos="720"/>
        </w:tabs>
        <w:spacing w:line="360" w:lineRule="auto"/>
        <w:ind w:left="720" w:hanging="360"/>
        <w:jc w:val="both"/>
        <w:rPr>
          <w:rFonts w:ascii="Times New Roman" w:hAnsi="Times New Roman" w:cs="Times New Roman"/>
          <w:sz w:val="24"/>
          <w:szCs w:val="24"/>
          <w:lang w:val="en-US"/>
        </w:rPr>
      </w:pPr>
      <w:r w:rsidRPr="00D854B5">
        <w:rPr>
          <w:rFonts w:ascii="Times New Roman" w:hAnsi="Times New Roman" w:cs="Times New Roman"/>
          <w:sz w:val="24"/>
          <w:szCs w:val="24"/>
          <w:lang w:val="en-US"/>
        </w:rPr>
        <w:t>The DASHBOARD page automatically loads</w:t>
      </w:r>
    </w:p>
    <w:p w14:paraId="05337C06" w14:textId="77777777" w:rsidR="00363F7D" w:rsidRPr="00845382" w:rsidRDefault="00363F7D" w:rsidP="00D56B2D">
      <w:pPr>
        <w:spacing w:line="360" w:lineRule="auto"/>
        <w:jc w:val="both"/>
        <w:rPr>
          <w:rFonts w:ascii="Times New Roman" w:hAnsi="Times New Roman" w:cs="Times New Roman"/>
          <w:b/>
          <w:bCs/>
          <w:sz w:val="24"/>
          <w:szCs w:val="24"/>
        </w:rPr>
      </w:pPr>
      <w:r w:rsidRPr="00845382">
        <w:rPr>
          <w:rFonts w:ascii="Times New Roman" w:hAnsi="Times New Roman" w:cs="Times New Roman"/>
          <w:b/>
          <w:bCs/>
          <w:sz w:val="24"/>
          <w:szCs w:val="24"/>
        </w:rPr>
        <w:t>Extensions:</w:t>
      </w:r>
    </w:p>
    <w:p w14:paraId="23299985" w14:textId="77777777" w:rsidR="00363F7D" w:rsidRPr="00D90133"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1b. The client cannot enter their account</w:t>
      </w:r>
    </w:p>
    <w:p w14:paraId="0DF344A8" w14:textId="77777777" w:rsidR="00363F7D" w:rsidRPr="002837C2" w:rsidRDefault="00363F7D" w:rsidP="00D56B2D">
      <w:pPr>
        <w:numPr>
          <w:ilvl w:val="1"/>
          <w:numId w:val="35"/>
        </w:numPr>
        <w:tabs>
          <w:tab w:val="left" w:pos="1080"/>
        </w:tabs>
        <w:spacing w:line="360" w:lineRule="auto"/>
        <w:ind w:left="1080" w:hanging="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client can contact the developer team and ask for help</w:t>
      </w:r>
    </w:p>
    <w:p w14:paraId="489DA37E" w14:textId="77777777" w:rsidR="00363F7D" w:rsidRPr="00EC7998" w:rsidRDefault="00363F7D" w:rsidP="00D56B2D">
      <w:pPr>
        <w:numPr>
          <w:ilvl w:val="0"/>
          <w:numId w:val="35"/>
        </w:numPr>
        <w:tabs>
          <w:tab w:val="left" w:pos="300"/>
        </w:tabs>
        <w:spacing w:line="360" w:lineRule="auto"/>
        <w:ind w:left="300" w:hanging="300"/>
        <w:jc w:val="both"/>
        <w:rPr>
          <w:rFonts w:ascii="Times New Roman" w:eastAsia="Cambria" w:hAnsi="Times New Roman" w:cs="Times New Roman"/>
          <w:b/>
          <w:color w:val="0B5294"/>
          <w:sz w:val="32"/>
          <w:szCs w:val="32"/>
        </w:rPr>
      </w:pPr>
      <w:r w:rsidRPr="00D90133">
        <w:rPr>
          <w:rFonts w:ascii="Times New Roman" w:eastAsia="Cambria" w:hAnsi="Times New Roman" w:cs="Times New Roman"/>
          <w:b/>
          <w:color w:val="0B5294"/>
          <w:sz w:val="32"/>
          <w:szCs w:val="32"/>
        </w:rPr>
        <w:t>Functional Requirements</w:t>
      </w:r>
    </w:p>
    <w:p w14:paraId="6295F708" w14:textId="77777777" w:rsidR="00363F7D" w:rsidRPr="00D90133" w:rsidRDefault="00363F7D" w:rsidP="00D90133">
      <w:pPr>
        <w:spacing w:line="360" w:lineRule="auto"/>
        <w:ind w:right="74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In this section, the website and the applications will be prioritized (using MoSCoW)</w:t>
      </w:r>
      <w:r w:rsidR="00D90133">
        <w:rPr>
          <w:rFonts w:ascii="Times New Roman" w:hAnsi="Times New Roman" w:cs="Times New Roman"/>
          <w:sz w:val="24"/>
          <w:szCs w:val="24"/>
          <w:lang w:val="en-US"/>
        </w:rPr>
        <w:t xml:space="preserve"> </w:t>
      </w:r>
      <w:r w:rsidRPr="00D56B2D">
        <w:rPr>
          <w:rFonts w:ascii="Times New Roman" w:hAnsi="Times New Roman" w:cs="Times New Roman"/>
          <w:sz w:val="24"/>
          <w:szCs w:val="24"/>
          <w:lang w:val="en-US"/>
        </w:rPr>
        <w:t>based on the importance of their functions.</w:t>
      </w:r>
    </w:p>
    <w:p w14:paraId="2E32DB14" w14:textId="77777777" w:rsidR="00363F7D" w:rsidRPr="00EC7998" w:rsidRDefault="00363F7D" w:rsidP="00D56B2D">
      <w:pPr>
        <w:spacing w:line="360" w:lineRule="auto"/>
        <w:jc w:val="both"/>
        <w:rPr>
          <w:rFonts w:ascii="Times New Roman" w:eastAsia="Cambria" w:hAnsi="Times New Roman" w:cs="Times New Roman"/>
          <w:b/>
          <w:color w:val="0F6FC6"/>
          <w:sz w:val="28"/>
          <w:szCs w:val="28"/>
          <w:lang w:val="en-US"/>
        </w:rPr>
      </w:pPr>
      <w:commentRangeStart w:id="319"/>
      <w:r w:rsidRPr="00D90133">
        <w:rPr>
          <w:rFonts w:ascii="Times New Roman" w:eastAsia="Cambria" w:hAnsi="Times New Roman" w:cs="Times New Roman"/>
          <w:b/>
          <w:color w:val="0F6FC6"/>
          <w:sz w:val="28"/>
          <w:szCs w:val="28"/>
          <w:lang w:val="en-US"/>
        </w:rPr>
        <w:t>4.1 MoSCoW</w:t>
      </w:r>
      <w:commentRangeEnd w:id="319"/>
      <w:r w:rsidR="00F213A1">
        <w:rPr>
          <w:rStyle w:val="CommentReference"/>
        </w:rPr>
        <w:commentReference w:id="319"/>
      </w:r>
    </w:p>
    <w:p w14:paraId="700B5AB1" w14:textId="77777777" w:rsidR="00363F7D" w:rsidRPr="00D90133"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MoSCoW is a prioritization method. It stands for Must have, </w:t>
      </w:r>
      <w:r w:rsidR="00F213A1">
        <w:rPr>
          <w:rFonts w:ascii="Times New Roman" w:hAnsi="Times New Roman" w:cs="Times New Roman"/>
          <w:sz w:val="24"/>
          <w:szCs w:val="24"/>
          <w:lang w:val="en-US"/>
        </w:rPr>
        <w:t>Should</w:t>
      </w:r>
      <w:r w:rsidRPr="00D56B2D">
        <w:rPr>
          <w:rFonts w:ascii="Times New Roman" w:hAnsi="Times New Roman" w:cs="Times New Roman"/>
          <w:sz w:val="24"/>
          <w:szCs w:val="24"/>
          <w:lang w:val="en-US"/>
        </w:rPr>
        <w:t xml:space="preserve"> have, Could have and Won’t have.</w:t>
      </w:r>
    </w:p>
    <w:p w14:paraId="7EA31CA0" w14:textId="77777777" w:rsidR="00363F7D" w:rsidRPr="00D56B2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Here is a description of the categories:</w:t>
      </w:r>
    </w:p>
    <w:p w14:paraId="528E2EB8" w14:textId="77777777" w:rsidR="00363F7D" w:rsidRPr="00D56B2D" w:rsidRDefault="00363F7D" w:rsidP="00D56B2D">
      <w:pPr>
        <w:spacing w:line="360" w:lineRule="auto"/>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33A327C7" w14:textId="77777777" w:rsidR="00363F7D" w:rsidRPr="00D90133" w:rsidRDefault="00363F7D" w:rsidP="00D90133">
      <w:pPr>
        <w:spacing w:line="360" w:lineRule="auto"/>
        <w:ind w:left="120"/>
        <w:jc w:val="both"/>
        <w:rPr>
          <w:rFonts w:ascii="Times New Roman" w:hAnsi="Times New Roman" w:cs="Times New Roman"/>
          <w:sz w:val="24"/>
          <w:szCs w:val="24"/>
          <w:u w:val="single"/>
          <w:lang w:val="en-US"/>
        </w:rPr>
      </w:pPr>
      <w:bookmarkStart w:id="320" w:name="page11"/>
      <w:bookmarkEnd w:id="320"/>
      <w:r w:rsidRPr="00D56B2D">
        <w:rPr>
          <w:rFonts w:ascii="Times New Roman" w:hAnsi="Times New Roman" w:cs="Times New Roman"/>
          <w:sz w:val="24"/>
          <w:szCs w:val="24"/>
          <w:u w:val="single"/>
          <w:lang w:val="en-US"/>
        </w:rPr>
        <w:lastRenderedPageBreak/>
        <w:t>Must have</w:t>
      </w:r>
    </w:p>
    <w:p w14:paraId="1539DC74" w14:textId="77777777" w:rsidR="00363F7D" w:rsidRPr="00D90133" w:rsidRDefault="00363F7D" w:rsidP="00D90133">
      <w:pPr>
        <w:spacing w:line="360" w:lineRule="auto"/>
        <w:ind w:lef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Requirements labeled as Must have are crucial for delivering before the current deadline.</w:t>
      </w:r>
    </w:p>
    <w:p w14:paraId="67CB1BD7" w14:textId="77777777" w:rsidR="00363F7D" w:rsidRPr="00D90133" w:rsidRDefault="00363F7D" w:rsidP="00D90133">
      <w:pPr>
        <w:spacing w:line="360" w:lineRule="auto"/>
        <w:ind w:left="120"/>
        <w:jc w:val="both"/>
        <w:rPr>
          <w:rFonts w:ascii="Times New Roman" w:hAnsi="Times New Roman" w:cs="Times New Roman"/>
          <w:sz w:val="24"/>
          <w:szCs w:val="24"/>
          <w:u w:val="single"/>
          <w:lang w:val="en-US"/>
        </w:rPr>
      </w:pPr>
      <w:r w:rsidRPr="00D56B2D">
        <w:rPr>
          <w:rFonts w:ascii="Times New Roman" w:hAnsi="Times New Roman" w:cs="Times New Roman"/>
          <w:sz w:val="24"/>
          <w:szCs w:val="24"/>
          <w:u w:val="single"/>
          <w:lang w:val="en-US"/>
        </w:rPr>
        <w:t>Should have</w:t>
      </w:r>
    </w:p>
    <w:p w14:paraId="75F7EECE" w14:textId="77777777" w:rsidR="00363F7D" w:rsidRPr="00D90133" w:rsidRDefault="00363F7D" w:rsidP="00D90133">
      <w:pPr>
        <w:spacing w:line="360" w:lineRule="auto"/>
        <w:ind w:left="120" w:right="2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Requirements labeled as Should have are important to deliver before the current deadline but are not a big thread for the whole project.</w:t>
      </w:r>
    </w:p>
    <w:p w14:paraId="43913DA9" w14:textId="77777777" w:rsidR="00363F7D" w:rsidRPr="00D90133" w:rsidRDefault="00363F7D" w:rsidP="00D90133">
      <w:pPr>
        <w:spacing w:line="360" w:lineRule="auto"/>
        <w:ind w:left="120"/>
        <w:jc w:val="both"/>
        <w:rPr>
          <w:rFonts w:ascii="Times New Roman" w:hAnsi="Times New Roman" w:cs="Times New Roman"/>
          <w:sz w:val="24"/>
          <w:szCs w:val="24"/>
          <w:u w:val="single"/>
          <w:lang w:val="en-US"/>
        </w:rPr>
      </w:pPr>
      <w:r w:rsidRPr="00D56B2D">
        <w:rPr>
          <w:rFonts w:ascii="Times New Roman" w:hAnsi="Times New Roman" w:cs="Times New Roman"/>
          <w:sz w:val="24"/>
          <w:szCs w:val="24"/>
          <w:u w:val="single"/>
          <w:lang w:val="en-US"/>
        </w:rPr>
        <w:t>Could have</w:t>
      </w:r>
    </w:p>
    <w:p w14:paraId="35F75ABB" w14:textId="77777777" w:rsidR="00363F7D" w:rsidRPr="00D90133" w:rsidRDefault="00363F7D" w:rsidP="00D90133">
      <w:pPr>
        <w:spacing w:line="360" w:lineRule="auto"/>
        <w:ind w:lef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Requirements labeled as Could have are not of great importance for the current deadline.</w:t>
      </w:r>
    </w:p>
    <w:p w14:paraId="6D6085B5" w14:textId="77777777" w:rsidR="00363F7D" w:rsidRPr="00D90133" w:rsidRDefault="00363F7D" w:rsidP="00D90133">
      <w:pPr>
        <w:spacing w:line="360" w:lineRule="auto"/>
        <w:ind w:left="120"/>
        <w:jc w:val="both"/>
        <w:rPr>
          <w:rFonts w:ascii="Times New Roman" w:hAnsi="Times New Roman" w:cs="Times New Roman"/>
          <w:sz w:val="24"/>
          <w:szCs w:val="24"/>
          <w:u w:val="single"/>
          <w:lang w:val="en-US"/>
        </w:rPr>
      </w:pPr>
      <w:r w:rsidRPr="00D56B2D">
        <w:rPr>
          <w:rFonts w:ascii="Times New Roman" w:hAnsi="Times New Roman" w:cs="Times New Roman"/>
          <w:sz w:val="24"/>
          <w:szCs w:val="24"/>
          <w:u w:val="single"/>
          <w:lang w:val="en-US"/>
        </w:rPr>
        <w:t>Won't have (this time)</w:t>
      </w:r>
    </w:p>
    <w:p w14:paraId="2AF65F6D" w14:textId="77777777" w:rsidR="00363F7D" w:rsidRPr="00D90133" w:rsidRDefault="00363F7D" w:rsidP="00D90133">
      <w:pPr>
        <w:spacing w:line="360" w:lineRule="auto"/>
        <w:ind w:left="120" w:right="104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These are requirements which the project team has agreed will not be delivered as part of this timeframe.</w:t>
      </w:r>
    </w:p>
    <w:p w14:paraId="48B79703" w14:textId="77777777" w:rsidR="00363F7D" w:rsidRPr="00D56B2D" w:rsidRDefault="00363F7D" w:rsidP="00D90133">
      <w:pPr>
        <w:spacing w:line="360" w:lineRule="auto"/>
        <w:ind w:lef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Since the MoSCoW method uses timeslots, for the current timeslot (block one of the second semester)</w:t>
      </w:r>
      <w:r w:rsidR="00D90133">
        <w:rPr>
          <w:rFonts w:ascii="Times New Roman" w:hAnsi="Times New Roman" w:cs="Times New Roman"/>
          <w:sz w:val="24"/>
          <w:szCs w:val="24"/>
          <w:lang w:val="en-US"/>
        </w:rPr>
        <w:t xml:space="preserve"> </w:t>
      </w:r>
      <w:r w:rsidRPr="00D56B2D">
        <w:rPr>
          <w:rFonts w:ascii="Times New Roman" w:hAnsi="Times New Roman" w:cs="Times New Roman"/>
          <w:sz w:val="24"/>
          <w:szCs w:val="24"/>
          <w:lang w:val="en-US"/>
        </w:rPr>
        <w:t>the requirements could be graded as follows:</w:t>
      </w:r>
    </w:p>
    <w:p w14:paraId="462933B1"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tbl>
      <w:tblPr>
        <w:tblW w:w="9600" w:type="dxa"/>
        <w:tblInd w:w="10" w:type="dxa"/>
        <w:tblLayout w:type="fixed"/>
        <w:tblCellMar>
          <w:top w:w="0" w:type="dxa"/>
          <w:left w:w="0" w:type="dxa"/>
          <w:bottom w:w="0" w:type="dxa"/>
          <w:right w:w="0" w:type="dxa"/>
        </w:tblCellMar>
        <w:tblLook w:val="0000" w:firstRow="0" w:lastRow="0" w:firstColumn="0" w:lastColumn="0" w:noHBand="0" w:noVBand="0"/>
      </w:tblPr>
      <w:tblGrid>
        <w:gridCol w:w="3020"/>
        <w:gridCol w:w="6580"/>
      </w:tblGrid>
      <w:tr w:rsidR="00C74F1C" w:rsidRPr="00D56B2D" w14:paraId="73242315" w14:textId="77777777" w:rsidTr="00C74F1C">
        <w:trPr>
          <w:trHeight w:val="278"/>
        </w:trPr>
        <w:tc>
          <w:tcPr>
            <w:tcW w:w="3020" w:type="dxa"/>
            <w:vMerge w:val="restart"/>
            <w:tcBorders>
              <w:top w:val="single" w:sz="8" w:space="0" w:color="auto"/>
              <w:left w:val="single" w:sz="8" w:space="0" w:color="auto"/>
              <w:right w:val="single" w:sz="8" w:space="0" w:color="auto"/>
            </w:tcBorders>
            <w:shd w:val="clear" w:color="auto" w:fill="FF3737"/>
            <w:vAlign w:val="bottom"/>
          </w:tcPr>
          <w:p w14:paraId="35B0F2D4" w14:textId="77777777" w:rsidR="00C74F1C" w:rsidRPr="00D56B2D" w:rsidRDefault="00C74F1C" w:rsidP="00C74F1C">
            <w:pPr>
              <w:spacing w:line="360" w:lineRule="auto"/>
              <w:jc w:val="both"/>
              <w:rPr>
                <w:rFonts w:ascii="Times New Roman" w:hAnsi="Times New Roman" w:cs="Times New Roman"/>
                <w:sz w:val="24"/>
                <w:szCs w:val="24"/>
              </w:rPr>
            </w:pPr>
            <w:r w:rsidRPr="00D56B2D">
              <w:rPr>
                <w:rFonts w:ascii="Times New Roman" w:hAnsi="Times New Roman" w:cs="Times New Roman"/>
                <w:sz w:val="24"/>
                <w:szCs w:val="24"/>
              </w:rPr>
              <w:t>Must have</w:t>
            </w:r>
          </w:p>
        </w:tc>
        <w:tc>
          <w:tcPr>
            <w:tcW w:w="6580" w:type="dxa"/>
            <w:tcBorders>
              <w:top w:val="single" w:sz="8" w:space="0" w:color="auto"/>
              <w:right w:val="single" w:sz="8" w:space="0" w:color="auto"/>
            </w:tcBorders>
            <w:shd w:val="clear" w:color="auto" w:fill="FF3737"/>
            <w:vAlign w:val="bottom"/>
          </w:tcPr>
          <w:p w14:paraId="60608D93" w14:textId="77777777" w:rsidR="00C74F1C" w:rsidRPr="00D56B2D" w:rsidRDefault="00C74F1C" w:rsidP="00D56B2D">
            <w:pPr>
              <w:spacing w:line="360" w:lineRule="auto"/>
              <w:ind w:left="80"/>
              <w:jc w:val="both"/>
              <w:rPr>
                <w:rFonts w:ascii="Times New Roman" w:hAnsi="Times New Roman" w:cs="Times New Roman"/>
                <w:sz w:val="24"/>
                <w:szCs w:val="24"/>
              </w:rPr>
            </w:pPr>
            <w:r w:rsidRPr="00D56B2D">
              <w:rPr>
                <w:rFonts w:ascii="Times New Roman" w:hAnsi="Times New Roman" w:cs="Times New Roman"/>
                <w:sz w:val="24"/>
                <w:szCs w:val="24"/>
              </w:rPr>
              <w:t>Properly working applications</w:t>
            </w:r>
          </w:p>
        </w:tc>
      </w:tr>
      <w:tr w:rsidR="00C74F1C" w:rsidRPr="00D56B2D" w14:paraId="58A926BD" w14:textId="77777777" w:rsidTr="004A437E">
        <w:trPr>
          <w:trHeight w:val="855"/>
        </w:trPr>
        <w:tc>
          <w:tcPr>
            <w:tcW w:w="3020" w:type="dxa"/>
            <w:vMerge/>
            <w:tcBorders>
              <w:left w:val="single" w:sz="8" w:space="0" w:color="auto"/>
              <w:right w:val="single" w:sz="8" w:space="0" w:color="auto"/>
            </w:tcBorders>
            <w:shd w:val="clear" w:color="auto" w:fill="FF3737"/>
            <w:vAlign w:val="bottom"/>
          </w:tcPr>
          <w:p w14:paraId="4C62BEEF" w14:textId="77777777" w:rsidR="00C74F1C" w:rsidRPr="00D56B2D" w:rsidRDefault="00C74F1C" w:rsidP="00D56B2D">
            <w:pPr>
              <w:spacing w:line="360" w:lineRule="auto"/>
              <w:jc w:val="both"/>
              <w:rPr>
                <w:rFonts w:ascii="Times New Roman" w:eastAsia="Times New Roman" w:hAnsi="Times New Roman" w:cs="Times New Roman"/>
                <w:sz w:val="24"/>
                <w:szCs w:val="24"/>
              </w:rPr>
            </w:pPr>
          </w:p>
        </w:tc>
        <w:tc>
          <w:tcPr>
            <w:tcW w:w="6580" w:type="dxa"/>
            <w:tcBorders>
              <w:right w:val="single" w:sz="8" w:space="0" w:color="auto"/>
            </w:tcBorders>
            <w:shd w:val="clear" w:color="auto" w:fill="FF3737"/>
            <w:vAlign w:val="bottom"/>
          </w:tcPr>
          <w:p w14:paraId="0343BCA8" w14:textId="77777777" w:rsidR="00C74F1C" w:rsidRPr="00D56B2D" w:rsidRDefault="00C74F1C" w:rsidP="00D56B2D">
            <w:pPr>
              <w:spacing w:line="360" w:lineRule="auto"/>
              <w:ind w:left="80"/>
              <w:jc w:val="both"/>
              <w:rPr>
                <w:rFonts w:ascii="Times New Roman" w:hAnsi="Times New Roman" w:cs="Times New Roman"/>
                <w:sz w:val="24"/>
                <w:szCs w:val="24"/>
              </w:rPr>
            </w:pPr>
            <w:r w:rsidRPr="00D56B2D">
              <w:rPr>
                <w:rFonts w:ascii="Times New Roman" w:hAnsi="Times New Roman" w:cs="Times New Roman"/>
                <w:sz w:val="24"/>
                <w:szCs w:val="24"/>
              </w:rPr>
              <w:t>A fully functioning website</w:t>
            </w:r>
          </w:p>
        </w:tc>
      </w:tr>
      <w:tr w:rsidR="00C74F1C" w:rsidRPr="00D56B2D" w14:paraId="08E502E7" w14:textId="77777777" w:rsidTr="00C6600C">
        <w:trPr>
          <w:trHeight w:val="1242"/>
        </w:trPr>
        <w:tc>
          <w:tcPr>
            <w:tcW w:w="3020" w:type="dxa"/>
            <w:vMerge/>
            <w:tcBorders>
              <w:left w:val="single" w:sz="8" w:space="0" w:color="auto"/>
              <w:right w:val="single" w:sz="8" w:space="0" w:color="auto"/>
            </w:tcBorders>
            <w:shd w:val="clear" w:color="auto" w:fill="FF3737"/>
            <w:vAlign w:val="bottom"/>
          </w:tcPr>
          <w:p w14:paraId="6C3FF2DB" w14:textId="77777777" w:rsidR="00C74F1C" w:rsidRPr="00D56B2D" w:rsidRDefault="00C74F1C" w:rsidP="00D56B2D">
            <w:pPr>
              <w:spacing w:line="360" w:lineRule="auto"/>
              <w:jc w:val="both"/>
              <w:rPr>
                <w:rFonts w:ascii="Times New Roman" w:eastAsia="Times New Roman" w:hAnsi="Times New Roman" w:cs="Times New Roman"/>
                <w:sz w:val="24"/>
                <w:szCs w:val="24"/>
              </w:rPr>
            </w:pPr>
          </w:p>
        </w:tc>
        <w:tc>
          <w:tcPr>
            <w:tcW w:w="6580" w:type="dxa"/>
            <w:tcBorders>
              <w:right w:val="single" w:sz="8" w:space="0" w:color="auto"/>
            </w:tcBorders>
            <w:shd w:val="clear" w:color="auto" w:fill="FF3737"/>
            <w:vAlign w:val="bottom"/>
          </w:tcPr>
          <w:p w14:paraId="6C54B65D" w14:textId="77777777" w:rsidR="00C74F1C" w:rsidRPr="00C74F1C" w:rsidRDefault="00C74F1C" w:rsidP="00D56B2D">
            <w:pPr>
              <w:spacing w:line="360" w:lineRule="auto"/>
              <w:ind w:left="80"/>
              <w:jc w:val="both"/>
              <w:rPr>
                <w:rFonts w:ascii="Times New Roman" w:hAnsi="Times New Roman" w:cs="Times New Roman"/>
                <w:sz w:val="24"/>
                <w:szCs w:val="24"/>
                <w:shd w:val="clear" w:color="auto" w:fill="FF3737"/>
                <w:lang w:val="en-US"/>
              </w:rPr>
            </w:pPr>
            <w:r w:rsidRPr="00D56B2D">
              <w:rPr>
                <w:rFonts w:ascii="Times New Roman" w:hAnsi="Times New Roman" w:cs="Times New Roman"/>
                <w:sz w:val="24"/>
                <w:szCs w:val="24"/>
                <w:shd w:val="clear" w:color="auto" w:fill="FF3737"/>
                <w:lang w:val="en-US"/>
              </w:rPr>
              <w:t>A public database, communicating with both the applications and the</w:t>
            </w:r>
            <w:r>
              <w:rPr>
                <w:rFonts w:ascii="Times New Roman" w:hAnsi="Times New Roman" w:cs="Times New Roman"/>
                <w:sz w:val="24"/>
                <w:szCs w:val="24"/>
                <w:shd w:val="clear" w:color="auto" w:fill="FF3737"/>
                <w:lang w:val="en-US"/>
              </w:rPr>
              <w:t xml:space="preserve"> </w:t>
            </w:r>
            <w:r w:rsidRPr="00C74F1C">
              <w:rPr>
                <w:rFonts w:ascii="Times New Roman" w:hAnsi="Times New Roman" w:cs="Times New Roman"/>
                <w:sz w:val="24"/>
                <w:szCs w:val="24"/>
                <w:lang w:val="en-US"/>
              </w:rPr>
              <w:t>website</w:t>
            </w:r>
          </w:p>
        </w:tc>
      </w:tr>
      <w:tr w:rsidR="00363F7D" w:rsidRPr="00D56B2D" w14:paraId="5F43356C" w14:textId="77777777" w:rsidTr="00C74F1C">
        <w:trPr>
          <w:trHeight w:val="256"/>
        </w:trPr>
        <w:tc>
          <w:tcPr>
            <w:tcW w:w="3020" w:type="dxa"/>
            <w:tcBorders>
              <w:left w:val="single" w:sz="8" w:space="0" w:color="auto"/>
              <w:bottom w:val="single" w:sz="8" w:space="0" w:color="auto"/>
              <w:right w:val="single" w:sz="8" w:space="0" w:color="auto"/>
            </w:tcBorders>
            <w:shd w:val="clear" w:color="auto" w:fill="FFC000"/>
            <w:vAlign w:val="bottom"/>
          </w:tcPr>
          <w:p w14:paraId="54AD07CC" w14:textId="77777777" w:rsidR="00363F7D" w:rsidRPr="00D56B2D" w:rsidRDefault="00363F7D" w:rsidP="00D56B2D">
            <w:pPr>
              <w:spacing w:line="360" w:lineRule="auto"/>
              <w:ind w:left="120"/>
              <w:jc w:val="both"/>
              <w:rPr>
                <w:rFonts w:ascii="Times New Roman" w:hAnsi="Times New Roman" w:cs="Times New Roman"/>
                <w:sz w:val="24"/>
                <w:szCs w:val="24"/>
              </w:rPr>
            </w:pPr>
            <w:r w:rsidRPr="00D56B2D">
              <w:rPr>
                <w:rFonts w:ascii="Times New Roman" w:hAnsi="Times New Roman" w:cs="Times New Roman"/>
                <w:sz w:val="24"/>
                <w:szCs w:val="24"/>
              </w:rPr>
              <w:t>Should have</w:t>
            </w:r>
          </w:p>
        </w:tc>
        <w:tc>
          <w:tcPr>
            <w:tcW w:w="6580" w:type="dxa"/>
            <w:tcBorders>
              <w:bottom w:val="single" w:sz="8" w:space="0" w:color="auto"/>
              <w:right w:val="single" w:sz="8" w:space="0" w:color="auto"/>
            </w:tcBorders>
            <w:shd w:val="clear" w:color="auto" w:fill="FFC000"/>
            <w:vAlign w:val="bottom"/>
          </w:tcPr>
          <w:p w14:paraId="0D10F993" w14:textId="77777777" w:rsidR="00363F7D" w:rsidRPr="00D56B2D" w:rsidRDefault="00363F7D" w:rsidP="00D56B2D">
            <w:pPr>
              <w:spacing w:line="360" w:lineRule="auto"/>
              <w:jc w:val="both"/>
              <w:rPr>
                <w:rFonts w:ascii="Times New Roman" w:eastAsia="Times New Roman" w:hAnsi="Times New Roman" w:cs="Times New Roman"/>
                <w:sz w:val="24"/>
                <w:szCs w:val="24"/>
              </w:rPr>
            </w:pPr>
          </w:p>
        </w:tc>
      </w:tr>
      <w:tr w:rsidR="00363F7D" w:rsidRPr="00D56B2D" w14:paraId="26672200" w14:textId="77777777" w:rsidTr="00C74F1C">
        <w:trPr>
          <w:trHeight w:val="259"/>
        </w:trPr>
        <w:tc>
          <w:tcPr>
            <w:tcW w:w="3020" w:type="dxa"/>
            <w:tcBorders>
              <w:left w:val="single" w:sz="8" w:space="0" w:color="auto"/>
              <w:bottom w:val="single" w:sz="8" w:space="0" w:color="auto"/>
              <w:right w:val="single" w:sz="8" w:space="0" w:color="auto"/>
            </w:tcBorders>
            <w:shd w:val="clear" w:color="auto" w:fill="FFFF00"/>
            <w:vAlign w:val="bottom"/>
          </w:tcPr>
          <w:p w14:paraId="306552D7" w14:textId="77777777" w:rsidR="00363F7D" w:rsidRPr="00D56B2D" w:rsidRDefault="00363F7D" w:rsidP="00D56B2D">
            <w:pPr>
              <w:spacing w:line="360" w:lineRule="auto"/>
              <w:ind w:left="120"/>
              <w:jc w:val="both"/>
              <w:rPr>
                <w:rFonts w:ascii="Times New Roman" w:hAnsi="Times New Roman" w:cs="Times New Roman"/>
                <w:sz w:val="24"/>
                <w:szCs w:val="24"/>
              </w:rPr>
            </w:pPr>
            <w:r w:rsidRPr="00D56B2D">
              <w:rPr>
                <w:rFonts w:ascii="Times New Roman" w:hAnsi="Times New Roman" w:cs="Times New Roman"/>
                <w:sz w:val="24"/>
                <w:szCs w:val="24"/>
              </w:rPr>
              <w:t>Could have</w:t>
            </w:r>
          </w:p>
        </w:tc>
        <w:tc>
          <w:tcPr>
            <w:tcW w:w="6580" w:type="dxa"/>
            <w:tcBorders>
              <w:bottom w:val="single" w:sz="8" w:space="0" w:color="auto"/>
              <w:right w:val="single" w:sz="8" w:space="0" w:color="auto"/>
            </w:tcBorders>
            <w:shd w:val="clear" w:color="auto" w:fill="FFFF00"/>
            <w:vAlign w:val="bottom"/>
          </w:tcPr>
          <w:p w14:paraId="3A27DD72" w14:textId="77777777" w:rsidR="00363F7D" w:rsidRPr="00D56B2D" w:rsidRDefault="00363F7D" w:rsidP="00D56B2D">
            <w:pPr>
              <w:spacing w:line="360" w:lineRule="auto"/>
              <w:jc w:val="both"/>
              <w:rPr>
                <w:rFonts w:ascii="Times New Roman" w:eastAsia="Times New Roman" w:hAnsi="Times New Roman" w:cs="Times New Roman"/>
                <w:sz w:val="24"/>
                <w:szCs w:val="24"/>
              </w:rPr>
            </w:pPr>
          </w:p>
        </w:tc>
      </w:tr>
      <w:tr w:rsidR="00363F7D" w:rsidRPr="00D56B2D" w14:paraId="502E10A6" w14:textId="77777777" w:rsidTr="00C74F1C">
        <w:trPr>
          <w:trHeight w:val="261"/>
        </w:trPr>
        <w:tc>
          <w:tcPr>
            <w:tcW w:w="3020" w:type="dxa"/>
            <w:tcBorders>
              <w:left w:val="single" w:sz="8" w:space="0" w:color="auto"/>
              <w:bottom w:val="single" w:sz="8" w:space="0" w:color="auto"/>
              <w:right w:val="single" w:sz="8" w:space="0" w:color="auto"/>
            </w:tcBorders>
            <w:shd w:val="clear" w:color="auto" w:fill="92D050"/>
            <w:vAlign w:val="bottom"/>
          </w:tcPr>
          <w:p w14:paraId="5D902DB2" w14:textId="77777777" w:rsidR="00363F7D" w:rsidRPr="00D56B2D" w:rsidRDefault="00363F7D" w:rsidP="00D56B2D">
            <w:pPr>
              <w:spacing w:line="360" w:lineRule="auto"/>
              <w:ind w:left="120"/>
              <w:jc w:val="both"/>
              <w:rPr>
                <w:rFonts w:ascii="Times New Roman" w:hAnsi="Times New Roman" w:cs="Times New Roman"/>
                <w:sz w:val="24"/>
                <w:szCs w:val="24"/>
              </w:rPr>
            </w:pPr>
            <w:r w:rsidRPr="00D56B2D">
              <w:rPr>
                <w:rFonts w:ascii="Times New Roman" w:hAnsi="Times New Roman" w:cs="Times New Roman"/>
                <w:sz w:val="24"/>
                <w:szCs w:val="24"/>
              </w:rPr>
              <w:t>Won’t have (this time)</w:t>
            </w:r>
          </w:p>
        </w:tc>
        <w:tc>
          <w:tcPr>
            <w:tcW w:w="6580" w:type="dxa"/>
            <w:tcBorders>
              <w:bottom w:val="single" w:sz="8" w:space="0" w:color="auto"/>
              <w:right w:val="single" w:sz="8" w:space="0" w:color="auto"/>
            </w:tcBorders>
            <w:shd w:val="clear" w:color="auto" w:fill="92D050"/>
            <w:vAlign w:val="bottom"/>
          </w:tcPr>
          <w:p w14:paraId="7F35DB61" w14:textId="77777777" w:rsidR="00363F7D" w:rsidRPr="00D56B2D" w:rsidRDefault="00363F7D" w:rsidP="00D56B2D">
            <w:pPr>
              <w:spacing w:line="360" w:lineRule="auto"/>
              <w:jc w:val="both"/>
              <w:rPr>
                <w:rFonts w:ascii="Times New Roman" w:eastAsia="Times New Roman" w:hAnsi="Times New Roman" w:cs="Times New Roman"/>
                <w:sz w:val="24"/>
                <w:szCs w:val="24"/>
              </w:rPr>
            </w:pPr>
          </w:p>
        </w:tc>
      </w:tr>
    </w:tbl>
    <w:p w14:paraId="12418640"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76C805D6"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7294D29B"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52608BDA"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5CE21AA9"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6925B7E2"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670C47EB" w14:textId="77777777" w:rsidR="00363F7D" w:rsidRPr="00D56B2D" w:rsidRDefault="00363F7D" w:rsidP="00D56B2D">
      <w:pPr>
        <w:spacing w:line="360" w:lineRule="auto"/>
        <w:jc w:val="both"/>
        <w:rPr>
          <w:rFonts w:ascii="Times New Roman" w:eastAsia="Times New Roman" w:hAnsi="Times New Roman" w:cs="Times New Roman"/>
          <w:sz w:val="24"/>
          <w:szCs w:val="24"/>
        </w:rPr>
      </w:pPr>
    </w:p>
    <w:p w14:paraId="5D2FF503" w14:textId="77777777" w:rsidR="00363F7D" w:rsidRDefault="00363F7D" w:rsidP="00D56B2D">
      <w:pPr>
        <w:spacing w:line="360" w:lineRule="auto"/>
        <w:jc w:val="both"/>
        <w:rPr>
          <w:rFonts w:ascii="Times New Roman" w:eastAsia="Times New Roman" w:hAnsi="Times New Roman" w:cs="Times New Roman"/>
          <w:sz w:val="24"/>
          <w:szCs w:val="24"/>
        </w:rPr>
      </w:pPr>
    </w:p>
    <w:p w14:paraId="13D74A7C" w14:textId="77777777" w:rsidR="00877892" w:rsidRPr="00D56B2D" w:rsidRDefault="00877892" w:rsidP="00D56B2D">
      <w:pPr>
        <w:spacing w:line="360" w:lineRule="auto"/>
        <w:jc w:val="both"/>
        <w:rPr>
          <w:rFonts w:ascii="Times New Roman" w:eastAsia="Times New Roman" w:hAnsi="Times New Roman" w:cs="Times New Roman"/>
          <w:sz w:val="24"/>
          <w:szCs w:val="24"/>
        </w:rPr>
      </w:pPr>
    </w:p>
    <w:p w14:paraId="45513B15" w14:textId="77777777" w:rsidR="00CB3D56" w:rsidRPr="00D56B2D" w:rsidRDefault="00CB3D56" w:rsidP="0037099A">
      <w:pPr>
        <w:spacing w:line="360" w:lineRule="auto"/>
        <w:jc w:val="both"/>
        <w:rPr>
          <w:rFonts w:ascii="Times New Roman" w:hAnsi="Times New Roman" w:cs="Times New Roman"/>
          <w:sz w:val="24"/>
          <w:szCs w:val="24"/>
          <w:lang w:val="en-US"/>
        </w:rPr>
        <w:sectPr w:rsidR="00CB3D56" w:rsidRPr="00D56B2D">
          <w:pgSz w:w="12240" w:h="15840"/>
          <w:pgMar w:top="1440" w:right="1440" w:bottom="1440" w:left="1440" w:header="720" w:footer="720" w:gutter="0"/>
          <w:cols w:space="720"/>
        </w:sectPr>
      </w:pPr>
    </w:p>
    <w:p w14:paraId="58546BC5" w14:textId="77777777" w:rsidR="0037099A" w:rsidRPr="0037099A" w:rsidRDefault="0037099A" w:rsidP="0037099A">
      <w:pPr>
        <w:spacing w:line="360" w:lineRule="auto"/>
        <w:ind w:left="120"/>
        <w:jc w:val="both"/>
        <w:rPr>
          <w:rFonts w:ascii="Times New Roman" w:eastAsia="Cambria" w:hAnsi="Times New Roman" w:cs="Times New Roman"/>
          <w:b/>
          <w:color w:val="0B5294"/>
          <w:sz w:val="32"/>
          <w:szCs w:val="32"/>
          <w:lang w:val="en-US"/>
        </w:rPr>
      </w:pPr>
      <w:bookmarkStart w:id="321" w:name="page12"/>
      <w:bookmarkEnd w:id="321"/>
      <w:r w:rsidRPr="0037099A">
        <w:rPr>
          <w:rFonts w:ascii="Times New Roman" w:eastAsia="Cambria" w:hAnsi="Times New Roman" w:cs="Times New Roman"/>
          <w:b/>
          <w:color w:val="0B5294"/>
          <w:sz w:val="32"/>
          <w:szCs w:val="32"/>
          <w:lang w:val="en-US"/>
        </w:rPr>
        <w:lastRenderedPageBreak/>
        <w:t>5. Applications GUI</w:t>
      </w:r>
    </w:p>
    <w:p w14:paraId="39B747EC" w14:textId="77777777" w:rsidR="0037099A" w:rsidRDefault="0037099A" w:rsidP="00AC55FC">
      <w:pPr>
        <w:spacing w:line="360" w:lineRule="auto"/>
        <w:ind w:lef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section will provide images and description of the applications.</w:t>
      </w:r>
    </w:p>
    <w:p w14:paraId="474EFD07" w14:textId="77777777" w:rsidR="00804775" w:rsidRPr="00A2646B" w:rsidRDefault="0037099A" w:rsidP="00804775">
      <w:pPr>
        <w:spacing w:line="360" w:lineRule="auto"/>
        <w:jc w:val="both"/>
        <w:rPr>
          <w:rFonts w:ascii="Times New Roman" w:eastAsia="Cambria" w:hAnsi="Times New Roman" w:cs="Times New Roman"/>
          <w:b/>
          <w:color w:val="0F6FC6"/>
          <w:sz w:val="28"/>
          <w:szCs w:val="28"/>
          <w:lang w:val="en-US"/>
        </w:rPr>
      </w:pPr>
      <w:r w:rsidRPr="00A2646B">
        <w:rPr>
          <w:rFonts w:ascii="Times New Roman" w:eastAsia="Cambria" w:hAnsi="Times New Roman" w:cs="Times New Roman"/>
          <w:b/>
          <w:color w:val="0F6FC6"/>
          <w:sz w:val="28"/>
          <w:szCs w:val="28"/>
          <w:lang w:val="en-US"/>
        </w:rPr>
        <w:t>5.1 Check in application</w:t>
      </w:r>
    </w:p>
    <w:p w14:paraId="3C4DDCA5" w14:textId="77777777" w:rsidR="00363F7D" w:rsidRPr="00D56B2D" w:rsidRDefault="00363F7D" w:rsidP="00D56B2D">
      <w:pPr>
        <w:spacing w:line="360" w:lineRule="auto"/>
        <w:ind w:right="24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application will be used at the entrance of the event. The employees at the entrance will scan the barcodes (visitors’ ID) to link them to the bracelets. This will display the visitor’s name on the screen if the visitor is on the database. If not, an appropriate message will be shown.</w:t>
      </w:r>
    </w:p>
    <w:p w14:paraId="12167D63" w14:textId="77777777" w:rsidR="00E31837" w:rsidRPr="00E31837" w:rsidRDefault="00E31837" w:rsidP="00E31837">
      <w:pPr>
        <w:rPr>
          <w:rFonts w:ascii="Times New Roman" w:hAnsi="Times New Roman" w:cs="Times New Roman"/>
          <w:sz w:val="24"/>
          <w:szCs w:val="24"/>
          <w:lang w:val="en-US"/>
        </w:rPr>
      </w:pPr>
    </w:p>
    <w:p w14:paraId="03D4F178" w14:textId="77777777" w:rsidR="00363F7D" w:rsidRDefault="00363F7D" w:rsidP="00A2646B">
      <w:pPr>
        <w:tabs>
          <w:tab w:val="left" w:pos="1356"/>
        </w:tabs>
        <w:rPr>
          <w:rFonts w:ascii="Times New Roman" w:eastAsia="Cambria" w:hAnsi="Times New Roman" w:cs="Times New Roman"/>
          <w:b/>
          <w:color w:val="0F6FC6"/>
          <w:sz w:val="28"/>
          <w:szCs w:val="28"/>
          <w:lang w:val="en-US"/>
        </w:rPr>
      </w:pPr>
      <w:bookmarkStart w:id="322" w:name="page13"/>
      <w:bookmarkEnd w:id="322"/>
      <w:r w:rsidRPr="00A2646B">
        <w:rPr>
          <w:rFonts w:ascii="Times New Roman" w:eastAsia="Cambria" w:hAnsi="Times New Roman" w:cs="Times New Roman"/>
          <w:b/>
          <w:color w:val="0F6FC6"/>
          <w:sz w:val="28"/>
          <w:szCs w:val="28"/>
          <w:lang w:val="en-US"/>
        </w:rPr>
        <w:t>5.2 Check out application</w:t>
      </w:r>
    </w:p>
    <w:p w14:paraId="1B404C68" w14:textId="77777777" w:rsidR="00A2646B" w:rsidRPr="00A2646B" w:rsidRDefault="00A2646B" w:rsidP="00A2646B">
      <w:pPr>
        <w:tabs>
          <w:tab w:val="left" w:pos="1356"/>
        </w:tabs>
        <w:rPr>
          <w:rFonts w:ascii="Times New Roman" w:eastAsia="Cambria" w:hAnsi="Times New Roman" w:cs="Times New Roman"/>
          <w:b/>
          <w:color w:val="0F6FC6"/>
          <w:sz w:val="28"/>
          <w:szCs w:val="28"/>
          <w:lang w:val="en-US"/>
        </w:rPr>
      </w:pPr>
    </w:p>
    <w:p w14:paraId="0CBFF405" w14:textId="77777777" w:rsidR="00363F7D" w:rsidRPr="00D56B2D" w:rsidRDefault="00363F7D" w:rsidP="00D56B2D">
      <w:pPr>
        <w:spacing w:line="360" w:lineRule="auto"/>
        <w:ind w:right="2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When the visitor checks out, the employee will first scan their bracelet on the gates’ scanners (to open the gates) and then scan the bracelet to remove the visitor’s number from them.</w:t>
      </w:r>
    </w:p>
    <w:p w14:paraId="3B012D2C" w14:textId="77777777" w:rsidR="00363F7D" w:rsidRPr="00581C79" w:rsidRDefault="00363F7D" w:rsidP="00D56B2D">
      <w:pPr>
        <w:spacing w:line="360" w:lineRule="auto"/>
        <w:jc w:val="both"/>
        <w:rPr>
          <w:rFonts w:ascii="Times New Roman" w:eastAsia="Times New Roman" w:hAnsi="Times New Roman" w:cs="Times New Roman"/>
          <w:sz w:val="24"/>
          <w:szCs w:val="24"/>
          <w:lang w:val="en-US"/>
        </w:rPr>
      </w:pPr>
    </w:p>
    <w:p w14:paraId="372EC428" w14:textId="77777777" w:rsidR="00581C79" w:rsidRPr="00581C79" w:rsidRDefault="00363F7D" w:rsidP="00D56B2D">
      <w:pPr>
        <w:spacing w:line="360" w:lineRule="auto"/>
        <w:jc w:val="both"/>
        <w:rPr>
          <w:rFonts w:ascii="Times New Roman" w:eastAsia="Cambria" w:hAnsi="Times New Roman" w:cs="Times New Roman"/>
          <w:b/>
          <w:color w:val="0F6FC6"/>
          <w:sz w:val="28"/>
          <w:szCs w:val="28"/>
          <w:lang w:val="en-US"/>
        </w:rPr>
      </w:pPr>
      <w:r w:rsidRPr="00581C79">
        <w:rPr>
          <w:rFonts w:ascii="Times New Roman" w:eastAsia="Cambria" w:hAnsi="Times New Roman" w:cs="Times New Roman"/>
          <w:b/>
          <w:color w:val="0F6FC6"/>
          <w:sz w:val="28"/>
          <w:szCs w:val="28"/>
          <w:lang w:val="en-US"/>
        </w:rPr>
        <w:t>5.3 Entrance application</w:t>
      </w:r>
    </w:p>
    <w:p w14:paraId="1827FDD6" w14:textId="77777777" w:rsidR="00363F7D" w:rsidRPr="00581C79" w:rsidRDefault="00363F7D" w:rsidP="00581C79">
      <w:pPr>
        <w:spacing w:line="360" w:lineRule="auto"/>
        <w:ind w:right="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application will be used at the front gates of the event and will allow people with bracelets to enter. It will prevent people from cheating their way into the event by registering the scanned bracelets as “Inside the event” and this will block them for further scanning on this side of the gate.</w:t>
      </w:r>
    </w:p>
    <w:p w14:paraId="5141C346" w14:textId="77777777" w:rsidR="00363F7D" w:rsidRPr="00581C79" w:rsidRDefault="00363F7D" w:rsidP="00D56B2D">
      <w:pPr>
        <w:spacing w:line="360" w:lineRule="auto"/>
        <w:jc w:val="both"/>
        <w:rPr>
          <w:rFonts w:ascii="Times New Roman" w:eastAsia="Cambria" w:hAnsi="Times New Roman" w:cs="Times New Roman"/>
          <w:b/>
          <w:color w:val="0F6FC6"/>
          <w:sz w:val="28"/>
          <w:szCs w:val="28"/>
          <w:lang w:val="en-US"/>
        </w:rPr>
      </w:pPr>
      <w:r w:rsidRPr="00581C79">
        <w:rPr>
          <w:rFonts w:ascii="Times New Roman" w:eastAsia="Cambria" w:hAnsi="Times New Roman" w:cs="Times New Roman"/>
          <w:b/>
          <w:color w:val="0F6FC6"/>
          <w:sz w:val="28"/>
          <w:szCs w:val="28"/>
          <w:lang w:val="en-US"/>
        </w:rPr>
        <w:t>5.4 Exit application</w:t>
      </w:r>
    </w:p>
    <w:p w14:paraId="62ED27AC" w14:textId="77777777" w:rsidR="00363F7D" w:rsidRPr="00581C79" w:rsidRDefault="00363F7D" w:rsidP="00D56B2D">
      <w:pPr>
        <w:spacing w:line="360" w:lineRule="auto"/>
        <w:jc w:val="both"/>
        <w:rPr>
          <w:rFonts w:ascii="Times New Roman" w:eastAsia="Times New Roman" w:hAnsi="Times New Roman" w:cs="Times New Roman"/>
          <w:sz w:val="24"/>
          <w:szCs w:val="24"/>
          <w:lang w:val="en-US"/>
        </w:rPr>
      </w:pPr>
    </w:p>
    <w:p w14:paraId="3F17EA1F" w14:textId="77777777" w:rsidR="00363F7D" w:rsidRPr="00D56B2D" w:rsidRDefault="00363F7D" w:rsidP="00D56B2D">
      <w:pPr>
        <w:spacing w:line="360" w:lineRule="auto"/>
        <w:ind w:right="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This application will allow a visitor with no loaned items to leave the event. The gates of the event open when the bracelet is </w:t>
      </w:r>
      <w:r w:rsidR="00581C79" w:rsidRPr="00D56B2D">
        <w:rPr>
          <w:rFonts w:ascii="Times New Roman" w:hAnsi="Times New Roman" w:cs="Times New Roman"/>
          <w:sz w:val="24"/>
          <w:szCs w:val="24"/>
          <w:lang w:val="en-US"/>
        </w:rPr>
        <w:t>scanned,</w:t>
      </w:r>
      <w:r w:rsidRPr="00D56B2D">
        <w:rPr>
          <w:rFonts w:ascii="Times New Roman" w:hAnsi="Times New Roman" w:cs="Times New Roman"/>
          <w:sz w:val="24"/>
          <w:szCs w:val="24"/>
          <w:lang w:val="en-US"/>
        </w:rPr>
        <w:t xml:space="preserve"> and the visitor does not have any loaned items on their event account. The application again prevents from cheating.</w:t>
      </w:r>
    </w:p>
    <w:p w14:paraId="137D6BAD" w14:textId="77777777" w:rsidR="00363F7D" w:rsidRPr="00D56B2D" w:rsidRDefault="00363F7D" w:rsidP="00D56B2D">
      <w:pPr>
        <w:spacing w:line="360" w:lineRule="auto"/>
        <w:ind w:right="2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4D98791B"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3" w:name="page14"/>
      <w:bookmarkEnd w:id="323"/>
      <w:r w:rsidRPr="00D56B2D">
        <w:rPr>
          <w:rFonts w:ascii="Times New Roman" w:hAnsi="Times New Roman" w:cs="Times New Roman"/>
          <w:sz w:val="24"/>
          <w:szCs w:val="24"/>
        </w:rPr>
        <w:lastRenderedPageBreak/>
        <w:pict w14:anchorId="06297FBB">
          <v:shape id="_x0000_s1039" type="#_x0000_t75" style="position:absolute;left:0;text-align:left;margin-left:0;margin-top:0;width:612pt;height:11in;z-index:-9;mso-position-horizontal-relative:page;mso-position-vertical-relative:page">
            <v:imagedata r:id="rId17" o:title=""/>
            <w10:wrap anchorx="page" anchory="page"/>
          </v:shape>
        </w:pict>
      </w:r>
      <w:r w:rsidRPr="00D56B2D">
        <w:rPr>
          <w:rFonts w:ascii="Times New Roman" w:eastAsia="Cambria" w:hAnsi="Times New Roman" w:cs="Times New Roman"/>
          <w:sz w:val="24"/>
          <w:szCs w:val="24"/>
          <w:lang w:val="en-US"/>
        </w:rPr>
        <w:t>MPK Rocks Setup Document</w:t>
      </w:r>
    </w:p>
    <w:p w14:paraId="6D6ACF8E"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35A9771E" w14:textId="77777777" w:rsidR="00363F7D" w:rsidRPr="00D56B2D" w:rsidRDefault="00363F7D" w:rsidP="00D56B2D">
      <w:pPr>
        <w:spacing w:line="360" w:lineRule="auto"/>
        <w:ind w:right="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The loan shops will use this application. The main screen will have no buttons, it will only ask for the visitor to scan their bracelet. When they scan it for the first time, the screen below appears. If they have some loaned items on their account, the screen above appears.</w:t>
      </w:r>
    </w:p>
    <w:p w14:paraId="414B8F8B" w14:textId="77777777" w:rsidR="00363F7D" w:rsidRPr="00D56B2D" w:rsidRDefault="00363F7D" w:rsidP="00D56B2D">
      <w:pPr>
        <w:spacing w:line="360" w:lineRule="auto"/>
        <w:ind w:right="6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0ACE9294"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4" w:name="page15"/>
      <w:bookmarkEnd w:id="324"/>
      <w:r w:rsidRPr="00D56B2D">
        <w:rPr>
          <w:rFonts w:ascii="Times New Roman" w:hAnsi="Times New Roman" w:cs="Times New Roman"/>
          <w:sz w:val="24"/>
          <w:szCs w:val="24"/>
        </w:rPr>
        <w:lastRenderedPageBreak/>
        <w:pict w14:anchorId="0115CFC0">
          <v:shape id="_x0000_s1040" type="#_x0000_t75" style="position:absolute;left:0;text-align:left;margin-left:-6pt;margin-top:-2.4pt;width:612pt;height:11in;z-index:-8;mso-position-horizontal-relative:page;mso-position-vertical-relative:page">
            <v:imagedata r:id="rId18" o:title=""/>
            <w10:wrap anchorx="page" anchory="page"/>
          </v:shape>
        </w:pict>
      </w:r>
      <w:r w:rsidRPr="00D56B2D">
        <w:rPr>
          <w:rFonts w:ascii="Times New Roman" w:eastAsia="Cambria" w:hAnsi="Times New Roman" w:cs="Times New Roman"/>
          <w:sz w:val="24"/>
          <w:szCs w:val="24"/>
          <w:lang w:val="en-US"/>
        </w:rPr>
        <w:t>MPK Rocks Setup Document</w:t>
      </w:r>
    </w:p>
    <w:p w14:paraId="31D9EB64"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10283AF1" w14:textId="77777777" w:rsidR="00363F7D" w:rsidRPr="00D56B2D" w:rsidRDefault="00363F7D" w:rsidP="00D56B2D">
      <w:pPr>
        <w:spacing w:line="360" w:lineRule="auto"/>
        <w:ind w:right="2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The “Loan product” button leads to the “Loan screen” and the “Return product” button to the “Return screen”.</w:t>
      </w:r>
    </w:p>
    <w:p w14:paraId="7269DA55" w14:textId="77777777" w:rsidR="00363F7D" w:rsidRPr="00D56B2D" w:rsidRDefault="00363F7D" w:rsidP="00D56B2D">
      <w:pPr>
        <w:spacing w:line="360" w:lineRule="auto"/>
        <w:ind w:right="3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The “Loan screen” will display a </w:t>
      </w:r>
      <w:r w:rsidR="00100FBC" w:rsidRPr="00D56B2D">
        <w:rPr>
          <w:rFonts w:ascii="Times New Roman" w:hAnsi="Times New Roman" w:cs="Times New Roman"/>
          <w:sz w:val="24"/>
          <w:szCs w:val="24"/>
          <w:lang w:val="en-US"/>
        </w:rPr>
        <w:t>list box</w:t>
      </w:r>
      <w:r w:rsidRPr="00D56B2D">
        <w:rPr>
          <w:rFonts w:ascii="Times New Roman" w:hAnsi="Times New Roman" w:cs="Times New Roman"/>
          <w:sz w:val="24"/>
          <w:szCs w:val="24"/>
          <w:lang w:val="en-US"/>
        </w:rPr>
        <w:t xml:space="preserve"> with the scanned items for this order of the visitor. The application also shows the total cost of all items added to the order. Scanning an item for the second time will remove it from the current order. The “Cancel order” button clears the whole list and the “Finalize order” button deducts the items’ cost from the account.</w:t>
      </w:r>
    </w:p>
    <w:p w14:paraId="61E9E437" w14:textId="77777777" w:rsidR="00363F7D" w:rsidRPr="00D56B2D" w:rsidRDefault="00363F7D" w:rsidP="00D56B2D">
      <w:pPr>
        <w:spacing w:line="360" w:lineRule="auto"/>
        <w:ind w:right="36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64E4FD33"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5" w:name="page16"/>
      <w:bookmarkEnd w:id="325"/>
      <w:r w:rsidRPr="00D56B2D">
        <w:rPr>
          <w:rFonts w:ascii="Times New Roman" w:hAnsi="Times New Roman" w:cs="Times New Roman"/>
          <w:sz w:val="24"/>
          <w:szCs w:val="24"/>
        </w:rPr>
        <w:lastRenderedPageBreak/>
        <w:pict w14:anchorId="3CCFAFAC">
          <v:shape id="_x0000_s1041" type="#_x0000_t75" style="position:absolute;left:0;text-align:left;margin-left:0;margin-top:0;width:612pt;height:11in;z-index:-7;mso-position-horizontal-relative:page;mso-position-vertical-relative:page">
            <v:imagedata r:id="rId19" o:title=""/>
            <w10:wrap anchorx="page" anchory="page"/>
          </v:shape>
        </w:pict>
      </w:r>
      <w:r w:rsidRPr="00D56B2D">
        <w:rPr>
          <w:rFonts w:ascii="Times New Roman" w:eastAsia="Cambria" w:hAnsi="Times New Roman" w:cs="Times New Roman"/>
          <w:sz w:val="24"/>
          <w:szCs w:val="24"/>
          <w:lang w:val="en-US"/>
        </w:rPr>
        <w:t>MPK Rocks Setup Document</w:t>
      </w:r>
    </w:p>
    <w:p w14:paraId="3FD28AF5"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0B29B565" w14:textId="77777777" w:rsidR="00363F7D" w:rsidRPr="00D56B2D" w:rsidRDefault="00363F7D" w:rsidP="00D56B2D">
      <w:pPr>
        <w:spacing w:line="360" w:lineRule="auto"/>
        <w:ind w:right="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The “Return screen” is used to return loaned items. The employee sees a list of the items that the visitor has loaned on the left. On the right there is a list of items for returning. After scanning an item, it disappears from the left list and appears on the right. The button “Mark as damaged” removes an item from the list, marks it as damaged and also makes it impossible for further loaning. The button “Finalize” will permanently return the items in the right listbox.</w:t>
      </w:r>
    </w:p>
    <w:p w14:paraId="5A2095B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F1D80C0" w14:textId="77777777" w:rsidR="00363F7D" w:rsidRPr="00D56B2D" w:rsidRDefault="00363F7D" w:rsidP="00D56B2D">
      <w:pPr>
        <w:spacing w:line="360" w:lineRule="auto"/>
        <w:jc w:val="both"/>
        <w:rPr>
          <w:rFonts w:ascii="Times New Roman" w:eastAsia="Cambria" w:hAnsi="Times New Roman" w:cs="Times New Roman"/>
          <w:b/>
          <w:color w:val="0F6FC6"/>
          <w:sz w:val="24"/>
          <w:szCs w:val="24"/>
          <w:u w:val="single"/>
          <w:lang w:val="en-US"/>
        </w:rPr>
        <w:sectPr w:rsidR="00363F7D" w:rsidRPr="00D56B2D">
          <w:pgSz w:w="12240" w:h="15840"/>
          <w:pgMar w:top="1440" w:right="1440" w:bottom="1440" w:left="1440" w:header="720" w:footer="720" w:gutter="0"/>
          <w:cols w:space="720"/>
        </w:sectPr>
      </w:pPr>
    </w:p>
    <w:p w14:paraId="19E120B7"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6" w:name="page17"/>
      <w:bookmarkEnd w:id="326"/>
      <w:r w:rsidRPr="00D56B2D">
        <w:rPr>
          <w:rFonts w:ascii="Times New Roman" w:eastAsia="Cambria" w:hAnsi="Times New Roman" w:cs="Times New Roman"/>
          <w:b/>
          <w:color w:val="0F6FC6"/>
          <w:sz w:val="24"/>
          <w:szCs w:val="24"/>
          <w:u w:val="single"/>
        </w:rPr>
        <w:lastRenderedPageBreak/>
        <w:pict w14:anchorId="069338CC">
          <v:shape id="_x0000_s1042" type="#_x0000_t75" style="position:absolute;left:0;text-align:left;margin-left:0;margin-top:0;width:612pt;height:11in;z-index:-6;mso-position-horizontal-relative:page;mso-position-vertical-relative:page">
            <v:imagedata r:id="rId20" o:title=""/>
            <w10:wrap anchorx="page" anchory="page"/>
          </v:shape>
        </w:pict>
      </w:r>
      <w:r w:rsidRPr="00D56B2D">
        <w:rPr>
          <w:rFonts w:ascii="Times New Roman" w:eastAsia="Cambria" w:hAnsi="Times New Roman" w:cs="Times New Roman"/>
          <w:sz w:val="24"/>
          <w:szCs w:val="24"/>
          <w:lang w:val="en-US"/>
        </w:rPr>
        <w:t>MPK Rocks Setup Document</w:t>
      </w:r>
    </w:p>
    <w:p w14:paraId="6CB0D396"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56B209CB" w14:textId="77777777" w:rsidR="00E279DB" w:rsidRPr="00A62AC7" w:rsidRDefault="00E279DB" w:rsidP="00E279DB">
      <w:pPr>
        <w:spacing w:line="360" w:lineRule="auto"/>
        <w:jc w:val="both"/>
        <w:rPr>
          <w:rFonts w:ascii="Times New Roman" w:eastAsia="Cambria" w:hAnsi="Times New Roman" w:cs="Times New Roman"/>
          <w:b/>
          <w:color w:val="0F6FC6"/>
          <w:sz w:val="28"/>
          <w:szCs w:val="28"/>
          <w:lang w:val="en-US"/>
        </w:rPr>
      </w:pPr>
      <w:r w:rsidRPr="00A62AC7">
        <w:rPr>
          <w:rFonts w:ascii="Times New Roman" w:eastAsia="Cambria" w:hAnsi="Times New Roman" w:cs="Times New Roman"/>
          <w:b/>
          <w:color w:val="0F6FC6"/>
          <w:sz w:val="28"/>
          <w:szCs w:val="28"/>
          <w:lang w:val="en-US"/>
        </w:rPr>
        <w:lastRenderedPageBreak/>
        <w:t>5.6 Food shop application</w:t>
      </w:r>
    </w:p>
    <w:p w14:paraId="072E8498"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EA17883" w14:textId="77777777" w:rsidR="00363F7D" w:rsidRPr="00D56B2D" w:rsidRDefault="00363F7D" w:rsidP="00D56B2D">
      <w:pPr>
        <w:spacing w:line="360" w:lineRule="auto"/>
        <w:ind w:righ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main screen of the application shows a message to the visitor to scan their bracelet after which the screen above appears.</w:t>
      </w:r>
    </w:p>
    <w:p w14:paraId="3399036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0241050" w14:textId="77777777" w:rsidR="00363F7D" w:rsidRPr="00D56B2D" w:rsidRDefault="00363F7D" w:rsidP="00D56B2D">
      <w:pPr>
        <w:spacing w:line="360" w:lineRule="auto"/>
        <w:ind w:right="18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On the top left of the shop application there are two buttons – “Food” and ”Drink”. Clicking on the “Food” button displays all the food available in the shop in the middle of the screen. Clicking on the “Drink” button displays all the drinks available in the shop. On the right there is a list that shows all the products that the visitor adds to their order. The application also show the total cost of all items added to the order and the visitor’s balance.</w:t>
      </w:r>
    </w:p>
    <w:p w14:paraId="52927FA3"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937815B" w14:textId="77777777" w:rsidR="00363F7D" w:rsidRPr="00D56B2D" w:rsidRDefault="00363F7D" w:rsidP="00D56B2D">
      <w:pPr>
        <w:spacing w:line="360" w:lineRule="auto"/>
        <w:ind w:right="4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button “Keyboard” displays (or hides) a keypad with the numbers, a button “-” and a button “*”. Clicking on the “*”, a number and scanning an item (or selecting it from the menu) will result on adding it that many times. Similarly, clicking on the “-”, a number and scanning an item (or selecting it from the menu) will result on removing it that many times.</w:t>
      </w:r>
    </w:p>
    <w:p w14:paraId="416A648A"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99FCBDD" w14:textId="77777777" w:rsidR="00363F7D" w:rsidRPr="00D56B2D" w:rsidRDefault="00363F7D" w:rsidP="00D56B2D">
      <w:pPr>
        <w:spacing w:line="360" w:lineRule="auto"/>
        <w:ind w:right="4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“Cancel order” button clears the whole list (also shows the main screen again) and the “Finalize order” button deducts the cost of the items from the account (also shows the main screen again).</w:t>
      </w:r>
    </w:p>
    <w:p w14:paraId="725CACE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686329E2" w14:textId="77777777" w:rsidR="00363F7D" w:rsidRPr="009A37A1" w:rsidRDefault="00363F7D" w:rsidP="00D56B2D">
      <w:pPr>
        <w:spacing w:line="360" w:lineRule="auto"/>
        <w:jc w:val="both"/>
        <w:rPr>
          <w:rFonts w:ascii="Times New Roman" w:eastAsia="Cambria" w:hAnsi="Times New Roman" w:cs="Times New Roman"/>
          <w:b/>
          <w:color w:val="0F6FC6"/>
          <w:sz w:val="28"/>
          <w:szCs w:val="28"/>
          <w:lang w:val="en-US"/>
        </w:rPr>
      </w:pPr>
      <w:r w:rsidRPr="009A37A1">
        <w:rPr>
          <w:rFonts w:ascii="Times New Roman" w:eastAsia="Cambria" w:hAnsi="Times New Roman" w:cs="Times New Roman"/>
          <w:b/>
          <w:color w:val="0F6FC6"/>
          <w:sz w:val="28"/>
          <w:szCs w:val="28"/>
          <w:lang w:val="en-US"/>
        </w:rPr>
        <w:t>5.7 Souvenir shop application</w:t>
      </w:r>
    </w:p>
    <w:p w14:paraId="3F4AB405"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2FE8F364" w14:textId="77777777" w:rsidR="00363F7D" w:rsidRPr="00D03634" w:rsidRDefault="00363F7D" w:rsidP="00D03634">
      <w:pPr>
        <w:spacing w:line="360" w:lineRule="auto"/>
        <w:ind w:right="3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main screen of the application asks the visitor to scan their bracelet after which the screen above appears. The employee scans the wanted item and it appears on the list.</w:t>
      </w:r>
    </w:p>
    <w:p w14:paraId="16CE196C" w14:textId="77777777" w:rsidR="00363F7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keyboard works the same way as in the food shop application.</w:t>
      </w:r>
    </w:p>
    <w:p w14:paraId="7BB212C2" w14:textId="77777777" w:rsidR="00363F7D" w:rsidRDefault="00363F7D" w:rsidP="00D56B2D">
      <w:pPr>
        <w:spacing w:line="360" w:lineRule="auto"/>
        <w:ind w:right="200"/>
        <w:jc w:val="both"/>
        <w:rPr>
          <w:rFonts w:ascii="Times New Roman" w:hAnsi="Times New Roman" w:cs="Times New Roman"/>
          <w:sz w:val="24"/>
          <w:szCs w:val="24"/>
          <w:lang w:val="en-US"/>
        </w:rPr>
      </w:pPr>
      <w:bookmarkStart w:id="327" w:name="page18"/>
      <w:bookmarkEnd w:id="327"/>
      <w:r w:rsidRPr="00D56B2D">
        <w:rPr>
          <w:rFonts w:ascii="Times New Roman" w:hAnsi="Times New Roman" w:cs="Times New Roman"/>
          <w:sz w:val="24"/>
          <w:szCs w:val="24"/>
          <w:lang w:val="en-US"/>
        </w:rPr>
        <w:t>Clicking on the button “Finalize order” results in deducting the cost of all items from the visitor’s account and shows the main screen again. Clicking the button “Cancel order” clears the list of all items and shows the main screen.</w:t>
      </w:r>
    </w:p>
    <w:p w14:paraId="79868419" w14:textId="77777777" w:rsidR="00E6387A" w:rsidRDefault="00E6387A" w:rsidP="00D56B2D">
      <w:pPr>
        <w:spacing w:line="360" w:lineRule="auto"/>
        <w:ind w:right="200"/>
        <w:jc w:val="both"/>
        <w:rPr>
          <w:rFonts w:ascii="Times New Roman" w:hAnsi="Times New Roman" w:cs="Times New Roman"/>
          <w:sz w:val="24"/>
          <w:szCs w:val="24"/>
          <w:lang w:val="en-US"/>
        </w:rPr>
      </w:pPr>
    </w:p>
    <w:p w14:paraId="3886BB61" w14:textId="77777777" w:rsidR="00E6387A" w:rsidRPr="00D56B2D" w:rsidRDefault="00E6387A" w:rsidP="00D56B2D">
      <w:pPr>
        <w:spacing w:line="360" w:lineRule="auto"/>
        <w:ind w:right="200"/>
        <w:jc w:val="both"/>
        <w:rPr>
          <w:rFonts w:ascii="Times New Roman" w:hAnsi="Times New Roman" w:cs="Times New Roman"/>
          <w:sz w:val="24"/>
          <w:szCs w:val="24"/>
          <w:lang w:val="en-US"/>
        </w:rPr>
      </w:pPr>
    </w:p>
    <w:p w14:paraId="23CF3B4D"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6022C240" w14:textId="77777777" w:rsidR="00363F7D" w:rsidRPr="00E6387A" w:rsidRDefault="00363F7D" w:rsidP="00D56B2D">
      <w:pPr>
        <w:spacing w:line="360" w:lineRule="auto"/>
        <w:jc w:val="both"/>
        <w:rPr>
          <w:rFonts w:ascii="Times New Roman" w:eastAsia="Cambria" w:hAnsi="Times New Roman" w:cs="Times New Roman"/>
          <w:b/>
          <w:color w:val="0F6FC6"/>
          <w:sz w:val="28"/>
          <w:szCs w:val="28"/>
          <w:lang w:val="en-US"/>
        </w:rPr>
      </w:pPr>
      <w:r w:rsidRPr="00E6387A">
        <w:rPr>
          <w:rFonts w:ascii="Times New Roman" w:eastAsia="Cambria" w:hAnsi="Times New Roman" w:cs="Times New Roman"/>
          <w:b/>
          <w:color w:val="0F6FC6"/>
          <w:sz w:val="28"/>
          <w:szCs w:val="28"/>
          <w:lang w:val="en-US"/>
        </w:rPr>
        <w:lastRenderedPageBreak/>
        <w:t>5.8 Camping entrance application</w:t>
      </w:r>
    </w:p>
    <w:p w14:paraId="308303D1" w14:textId="77777777" w:rsidR="00330D22" w:rsidRDefault="00363F7D" w:rsidP="00330D22">
      <w:pPr>
        <w:spacing w:line="360" w:lineRule="auto"/>
        <w:ind w:righ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application does not have a GUI. Its functionality is to allow visitors to scan their bracelet and open the door of the camping area. Also prevents from cheating.</w:t>
      </w:r>
    </w:p>
    <w:p w14:paraId="2D36385A" w14:textId="77777777" w:rsidR="00363F7D" w:rsidRPr="000B1A35" w:rsidRDefault="00363F7D" w:rsidP="00D56B2D">
      <w:pPr>
        <w:spacing w:line="360" w:lineRule="auto"/>
        <w:jc w:val="both"/>
        <w:rPr>
          <w:rFonts w:ascii="Times New Roman" w:eastAsia="Cambria" w:hAnsi="Times New Roman" w:cs="Times New Roman"/>
          <w:b/>
          <w:color w:val="0F6FC6"/>
          <w:sz w:val="28"/>
          <w:szCs w:val="28"/>
          <w:lang w:val="en-US"/>
        </w:rPr>
      </w:pPr>
      <w:r w:rsidRPr="000B1A35">
        <w:rPr>
          <w:rFonts w:ascii="Times New Roman" w:eastAsia="Cambria" w:hAnsi="Times New Roman" w:cs="Times New Roman"/>
          <w:b/>
          <w:color w:val="0F6FC6"/>
          <w:sz w:val="28"/>
          <w:szCs w:val="28"/>
          <w:lang w:val="en-US"/>
        </w:rPr>
        <w:t>5.9 Camping exit application</w:t>
      </w:r>
    </w:p>
    <w:p w14:paraId="141C9CDB" w14:textId="77777777" w:rsidR="00363F7D" w:rsidRPr="00D56B2D" w:rsidRDefault="00363F7D" w:rsidP="00D56B2D">
      <w:pPr>
        <w:spacing w:line="360" w:lineRule="auto"/>
        <w:ind w:right="1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application does not have a GUI. Its functionality is to allow visitors to scan their bracelet and open the door of the camping area. Also prevents from cheating.</w:t>
      </w:r>
    </w:p>
    <w:p w14:paraId="28BA2DF7" w14:textId="77777777" w:rsidR="00363F7D" w:rsidRPr="000B1A35" w:rsidRDefault="00363F7D" w:rsidP="00D56B2D">
      <w:pPr>
        <w:spacing w:line="360" w:lineRule="auto"/>
        <w:jc w:val="both"/>
        <w:rPr>
          <w:rFonts w:ascii="Times New Roman" w:eastAsia="Cambria" w:hAnsi="Times New Roman" w:cs="Times New Roman"/>
          <w:b/>
          <w:color w:val="0F6FC6"/>
          <w:sz w:val="28"/>
          <w:szCs w:val="28"/>
          <w:lang w:val="en-US"/>
        </w:rPr>
      </w:pPr>
      <w:r w:rsidRPr="000B1A35">
        <w:rPr>
          <w:rFonts w:ascii="Times New Roman" w:eastAsia="Cambria" w:hAnsi="Times New Roman" w:cs="Times New Roman"/>
          <w:b/>
          <w:color w:val="0F6FC6"/>
          <w:sz w:val="28"/>
          <w:szCs w:val="28"/>
          <w:lang w:val="en-US"/>
        </w:rPr>
        <w:t>5.10 ATM application</w:t>
      </w:r>
    </w:p>
    <w:p w14:paraId="09821D3F" w14:textId="77777777" w:rsidR="00363F7D" w:rsidRPr="00D56B2D" w:rsidRDefault="00363F7D" w:rsidP="00D56B2D">
      <w:pPr>
        <w:spacing w:line="360" w:lineRule="auto"/>
        <w:ind w:right="4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application does not have a GUI. Its functionality is to translate ATM log files and update the database. It runs as a process in the background and waits for log files to be sent to a specific folder.</w:t>
      </w:r>
    </w:p>
    <w:p w14:paraId="5FA8BC6C" w14:textId="77777777" w:rsidR="00363F7D" w:rsidRPr="00D56B2D" w:rsidRDefault="00363F7D" w:rsidP="00D56B2D">
      <w:pPr>
        <w:spacing w:line="360" w:lineRule="auto"/>
        <w:ind w:right="42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67516076"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8" w:name="page19"/>
      <w:bookmarkEnd w:id="328"/>
      <w:r w:rsidRPr="00D56B2D">
        <w:rPr>
          <w:rFonts w:ascii="Times New Roman" w:hAnsi="Times New Roman" w:cs="Times New Roman"/>
          <w:sz w:val="24"/>
          <w:szCs w:val="24"/>
        </w:rPr>
        <w:lastRenderedPageBreak/>
        <w:pict w14:anchorId="58F6AAD9">
          <v:shape id="_x0000_s1044" type="#_x0000_t75" style="position:absolute;left:0;text-align:left;margin-left:0;margin-top:0;width:612pt;height:11in;z-index:-5;mso-position-horizontal-relative:page;mso-position-vertical-relative:page">
            <v:imagedata r:id="rId21" o:title=""/>
            <w10:wrap anchorx="page" anchory="page"/>
          </v:shape>
        </w:pict>
      </w:r>
      <w:r w:rsidRPr="00D56B2D">
        <w:rPr>
          <w:rFonts w:ascii="Times New Roman" w:eastAsia="Cambria" w:hAnsi="Times New Roman" w:cs="Times New Roman"/>
          <w:sz w:val="24"/>
          <w:szCs w:val="24"/>
          <w:lang w:val="en-US"/>
        </w:rPr>
        <w:t>MPK Rocks Setup Document</w:t>
      </w:r>
    </w:p>
    <w:p w14:paraId="37EE77EB"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527B3F2C"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5D335BCA" w14:textId="77777777" w:rsidR="00363F7D" w:rsidRDefault="00363F7D" w:rsidP="00D56B2D">
      <w:pPr>
        <w:spacing w:line="360" w:lineRule="auto"/>
        <w:jc w:val="both"/>
        <w:rPr>
          <w:rFonts w:ascii="Times New Roman" w:eastAsia="Cambria" w:hAnsi="Times New Roman" w:cs="Times New Roman"/>
          <w:b/>
          <w:color w:val="0F6FC6"/>
          <w:sz w:val="28"/>
          <w:szCs w:val="28"/>
          <w:lang w:val="en-US"/>
        </w:rPr>
      </w:pPr>
      <w:r w:rsidRPr="000B1A35">
        <w:rPr>
          <w:rFonts w:ascii="Times New Roman" w:eastAsia="Cambria" w:hAnsi="Times New Roman" w:cs="Times New Roman"/>
          <w:b/>
          <w:color w:val="0F6FC6"/>
          <w:sz w:val="28"/>
          <w:szCs w:val="28"/>
          <w:lang w:val="en-US"/>
        </w:rPr>
        <w:t>5.11 Login application</w:t>
      </w:r>
    </w:p>
    <w:p w14:paraId="1655484D" w14:textId="77777777" w:rsidR="00363F7D" w:rsidRDefault="00363F7D" w:rsidP="00BC1DA8">
      <w:pPr>
        <w:spacing w:line="360" w:lineRule="auto"/>
        <w:ind w:right="16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Login application starts before some of the applications (Cashier, Loan stand, Souvenir). An employee should scan their bracelet in order to login. If somehow a visitor scans their bracelet instead, an appropriate message appears.</w:t>
      </w:r>
    </w:p>
    <w:p w14:paraId="60C3655F" w14:textId="77777777" w:rsidR="00BC1DA8" w:rsidRPr="00BC1DA8" w:rsidRDefault="00BC1DA8" w:rsidP="00BC1DA8">
      <w:pPr>
        <w:spacing w:line="360" w:lineRule="auto"/>
        <w:ind w:right="160"/>
        <w:jc w:val="both"/>
        <w:rPr>
          <w:rFonts w:ascii="Times New Roman" w:hAnsi="Times New Roman" w:cs="Times New Roman"/>
          <w:sz w:val="24"/>
          <w:szCs w:val="24"/>
          <w:lang w:val="en-US"/>
        </w:rPr>
      </w:pPr>
    </w:p>
    <w:p w14:paraId="4314DE94" w14:textId="77777777" w:rsidR="00363F7D" w:rsidRPr="00BC1DA8" w:rsidRDefault="00363F7D" w:rsidP="00D56B2D">
      <w:pPr>
        <w:spacing w:line="360" w:lineRule="auto"/>
        <w:jc w:val="both"/>
        <w:rPr>
          <w:rFonts w:ascii="Times New Roman" w:eastAsia="Cambria" w:hAnsi="Times New Roman" w:cs="Times New Roman"/>
          <w:b/>
          <w:color w:val="0B5294"/>
          <w:sz w:val="32"/>
          <w:szCs w:val="32"/>
          <w:lang w:val="en-US"/>
        </w:rPr>
      </w:pPr>
      <w:r w:rsidRPr="00BC1DA8">
        <w:rPr>
          <w:rFonts w:ascii="Times New Roman" w:eastAsia="Cambria" w:hAnsi="Times New Roman" w:cs="Times New Roman"/>
          <w:b/>
          <w:color w:val="0B5294"/>
          <w:sz w:val="32"/>
          <w:szCs w:val="32"/>
          <w:lang w:val="en-US"/>
        </w:rPr>
        <w:t>6.Website Wireframe</w:t>
      </w:r>
    </w:p>
    <w:p w14:paraId="12ABB147" w14:textId="77777777" w:rsidR="00363F7D" w:rsidRPr="00BC1DA8"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This section will contain the website’s wireframes and description of each page.</w:t>
      </w:r>
    </w:p>
    <w:p w14:paraId="5FBCBEA4" w14:textId="77777777" w:rsidR="00363F7D" w:rsidRPr="00BC1DA8" w:rsidRDefault="00363F7D" w:rsidP="00D56B2D">
      <w:pPr>
        <w:spacing w:line="360" w:lineRule="auto"/>
        <w:jc w:val="both"/>
        <w:rPr>
          <w:rFonts w:ascii="Times New Roman" w:eastAsia="Cambria" w:hAnsi="Times New Roman" w:cs="Times New Roman"/>
          <w:b/>
          <w:color w:val="0F6FC6"/>
          <w:sz w:val="24"/>
          <w:szCs w:val="24"/>
          <w:lang w:val="en-US"/>
        </w:rPr>
      </w:pPr>
      <w:r w:rsidRPr="00BC1DA8">
        <w:rPr>
          <w:rFonts w:ascii="Times New Roman" w:eastAsia="Cambria" w:hAnsi="Times New Roman" w:cs="Times New Roman"/>
          <w:b/>
          <w:color w:val="0F6FC6"/>
          <w:sz w:val="24"/>
          <w:szCs w:val="24"/>
          <w:lang w:val="en-US"/>
        </w:rPr>
        <w:t>6.1 BUY TICKETS Page</w:t>
      </w:r>
    </w:p>
    <w:p w14:paraId="66EA8F37" w14:textId="77777777" w:rsidR="00363F7D" w:rsidRPr="00D56B2D" w:rsidRDefault="00363F7D" w:rsidP="00D56B2D">
      <w:pPr>
        <w:spacing w:line="360" w:lineRule="auto"/>
        <w:jc w:val="both"/>
        <w:rPr>
          <w:rFonts w:ascii="Times New Roman" w:eastAsia="Cambria" w:hAnsi="Times New Roman" w:cs="Times New Roman"/>
          <w:b/>
          <w:color w:val="0F6FC6"/>
          <w:sz w:val="24"/>
          <w:szCs w:val="24"/>
          <w:u w:val="single"/>
          <w:lang w:val="en-US"/>
        </w:rPr>
        <w:sectPr w:rsidR="00363F7D" w:rsidRPr="00D56B2D">
          <w:pgSz w:w="12240" w:h="15840"/>
          <w:pgMar w:top="1440" w:right="1440" w:bottom="1440" w:left="1440" w:header="720" w:footer="720" w:gutter="0"/>
          <w:cols w:space="720"/>
        </w:sectPr>
      </w:pPr>
    </w:p>
    <w:p w14:paraId="4F851190"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29" w:name="page20"/>
      <w:bookmarkEnd w:id="329"/>
      <w:r w:rsidRPr="00D56B2D">
        <w:rPr>
          <w:rFonts w:ascii="Times New Roman" w:eastAsia="Cambria" w:hAnsi="Times New Roman" w:cs="Times New Roman"/>
          <w:b/>
          <w:color w:val="0F6FC6"/>
          <w:sz w:val="24"/>
          <w:szCs w:val="24"/>
          <w:u w:val="single"/>
        </w:rPr>
        <w:lastRenderedPageBreak/>
        <w:pict w14:anchorId="0A051E47">
          <v:shape id="_x0000_s1045" type="#_x0000_t75" style="position:absolute;left:0;text-align:left;margin-left:0;margin-top:0;width:612pt;height:11in;z-index:-4;mso-position-horizontal-relative:page;mso-position-vertical-relative:page">
            <v:imagedata r:id="rId22" o:title=""/>
            <w10:wrap anchorx="page" anchory="page"/>
          </v:shape>
        </w:pict>
      </w:r>
      <w:r w:rsidRPr="00D56B2D">
        <w:rPr>
          <w:rFonts w:ascii="Times New Roman" w:eastAsia="Cambria" w:hAnsi="Times New Roman" w:cs="Times New Roman"/>
          <w:sz w:val="24"/>
          <w:szCs w:val="24"/>
          <w:lang w:val="en-US"/>
        </w:rPr>
        <w:t>MPK Rocks Setup Document</w:t>
      </w:r>
    </w:p>
    <w:p w14:paraId="3EFFA052"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6FB64FEA" w14:textId="77777777" w:rsidR="00363F7D" w:rsidRPr="00D56B2D" w:rsidRDefault="00363F7D" w:rsidP="00D56B2D">
      <w:pPr>
        <w:spacing w:line="360" w:lineRule="auto"/>
        <w:ind w:right="18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lastRenderedPageBreak/>
        <w:t>The “Buy tickets” page allows the visitors of the event to buy tickets and reserve camping spots. This results in creating an event account. Buying more than one ticket and reserving a spot for more than one person is possible through dropdown menus. After selecting number of tickets and camping spots, extra fields for credentials appear.</w:t>
      </w:r>
    </w:p>
    <w:p w14:paraId="4024B3F3" w14:textId="77777777" w:rsidR="00363F7D" w:rsidRPr="00D56B2D" w:rsidRDefault="00363F7D" w:rsidP="00D56B2D">
      <w:pPr>
        <w:spacing w:line="360" w:lineRule="auto"/>
        <w:ind w:right="18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5B185980"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30" w:name="page21"/>
      <w:bookmarkEnd w:id="330"/>
      <w:r w:rsidRPr="00D56B2D">
        <w:rPr>
          <w:rFonts w:ascii="Times New Roman" w:hAnsi="Times New Roman" w:cs="Times New Roman"/>
          <w:sz w:val="24"/>
          <w:szCs w:val="24"/>
        </w:rPr>
        <w:lastRenderedPageBreak/>
        <w:pict w14:anchorId="01673C4C">
          <v:shape id="_x0000_s1046" type="#_x0000_t75" style="position:absolute;left:0;text-align:left;margin-left:0;margin-top:0;width:612pt;height:11in;z-index:-3;mso-position-horizontal-relative:page;mso-position-vertical-relative:page">
            <v:imagedata r:id="rId23" o:title=""/>
            <w10:wrap anchorx="page" anchory="page"/>
          </v:shape>
        </w:pict>
      </w:r>
      <w:r w:rsidRPr="00D56B2D">
        <w:rPr>
          <w:rFonts w:ascii="Times New Roman" w:eastAsia="Cambria" w:hAnsi="Times New Roman" w:cs="Times New Roman"/>
          <w:sz w:val="24"/>
          <w:szCs w:val="24"/>
          <w:lang w:val="en-US"/>
        </w:rPr>
        <w:t>MPK Rocks Setup Document</w:t>
      </w:r>
    </w:p>
    <w:p w14:paraId="502E76BD"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218E1870"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634C4A1E"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00C43B0B" w14:textId="77777777" w:rsidR="00363F7D" w:rsidRDefault="00363F7D" w:rsidP="005A7A59">
      <w:pPr>
        <w:spacing w:line="360" w:lineRule="auto"/>
        <w:ind w:right="3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Clicking on a button “Proceed” opens a side menu which shows the number of tickets that the visitor has added to their cart, as well as the total amount the visitor </w:t>
      </w:r>
      <w:r w:rsidR="005A7A59" w:rsidRPr="00D56B2D">
        <w:rPr>
          <w:rFonts w:ascii="Times New Roman" w:hAnsi="Times New Roman" w:cs="Times New Roman"/>
          <w:sz w:val="24"/>
          <w:szCs w:val="24"/>
          <w:lang w:val="en-US"/>
        </w:rPr>
        <w:t>must</w:t>
      </w:r>
      <w:r w:rsidRPr="00D56B2D">
        <w:rPr>
          <w:rFonts w:ascii="Times New Roman" w:hAnsi="Times New Roman" w:cs="Times New Roman"/>
          <w:sz w:val="24"/>
          <w:szCs w:val="24"/>
          <w:lang w:val="en-US"/>
        </w:rPr>
        <w:t xml:space="preserve"> pay (plus the camping spot). The visitor should type their bank account in order to pay for their purchase.</w:t>
      </w:r>
    </w:p>
    <w:p w14:paraId="0319B5D2" w14:textId="77777777" w:rsidR="005A7A59" w:rsidRPr="005A7A59" w:rsidRDefault="005A7A59" w:rsidP="005A7A59">
      <w:pPr>
        <w:spacing w:line="360" w:lineRule="auto"/>
        <w:ind w:right="300"/>
        <w:jc w:val="both"/>
        <w:rPr>
          <w:rFonts w:ascii="Times New Roman" w:hAnsi="Times New Roman" w:cs="Times New Roman"/>
          <w:sz w:val="24"/>
          <w:szCs w:val="24"/>
          <w:lang w:val="en-US"/>
        </w:rPr>
      </w:pPr>
    </w:p>
    <w:p w14:paraId="0C60DBD6" w14:textId="77777777" w:rsidR="00363F7D" w:rsidRPr="005A7A59" w:rsidRDefault="00363F7D" w:rsidP="00D56B2D">
      <w:pPr>
        <w:spacing w:line="360" w:lineRule="auto"/>
        <w:jc w:val="both"/>
        <w:rPr>
          <w:rFonts w:ascii="Times New Roman" w:eastAsia="Cambria" w:hAnsi="Times New Roman" w:cs="Times New Roman"/>
          <w:b/>
          <w:color w:val="0F6FC6"/>
          <w:sz w:val="28"/>
          <w:szCs w:val="28"/>
          <w:lang w:val="en-US"/>
        </w:rPr>
      </w:pPr>
      <w:r w:rsidRPr="005A7A59">
        <w:rPr>
          <w:rFonts w:ascii="Times New Roman" w:eastAsia="Cambria" w:hAnsi="Times New Roman" w:cs="Times New Roman"/>
          <w:b/>
          <w:color w:val="0F6FC6"/>
          <w:sz w:val="28"/>
          <w:szCs w:val="28"/>
          <w:lang w:val="en-US"/>
        </w:rPr>
        <w:t>6.2 VENUE Page</w:t>
      </w:r>
    </w:p>
    <w:p w14:paraId="7ADE5599" w14:textId="77777777" w:rsidR="00363F7D" w:rsidRPr="00D56B2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“Venue” page contains a Google Maps window where the visitor can see the address of the event.</w:t>
      </w:r>
    </w:p>
    <w:p w14:paraId="3E86D0A1" w14:textId="77777777" w:rsidR="00363F7D" w:rsidRDefault="00363F7D" w:rsidP="00D56B2D">
      <w:pPr>
        <w:spacing w:line="360" w:lineRule="auto"/>
        <w:jc w:val="both"/>
        <w:rPr>
          <w:rFonts w:ascii="Times New Roman" w:hAnsi="Times New Roman" w:cs="Times New Roman"/>
          <w:sz w:val="24"/>
          <w:szCs w:val="24"/>
          <w:lang w:val="en-US"/>
        </w:rPr>
      </w:pPr>
    </w:p>
    <w:p w14:paraId="54FE8F92" w14:textId="77777777" w:rsidR="003A015D" w:rsidRPr="00D56B2D" w:rsidRDefault="003A015D" w:rsidP="00D56B2D">
      <w:pPr>
        <w:spacing w:line="360" w:lineRule="auto"/>
        <w:jc w:val="both"/>
        <w:rPr>
          <w:rFonts w:ascii="Times New Roman" w:hAnsi="Times New Roman" w:cs="Times New Roman"/>
          <w:sz w:val="24"/>
          <w:szCs w:val="24"/>
          <w:lang w:val="en-US"/>
        </w:rPr>
        <w:sectPr w:rsidR="003A015D" w:rsidRPr="00D56B2D">
          <w:pgSz w:w="12240" w:h="15840"/>
          <w:pgMar w:top="1440" w:right="1440" w:bottom="1440" w:left="1440" w:header="720" w:footer="720" w:gutter="0"/>
          <w:cols w:space="720"/>
        </w:sectPr>
      </w:pPr>
      <w:bookmarkStart w:id="331" w:name="page22"/>
      <w:bookmarkEnd w:id="331"/>
    </w:p>
    <w:p w14:paraId="44D6C122"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r w:rsidRPr="00D56B2D">
        <w:rPr>
          <w:rFonts w:ascii="Times New Roman" w:hAnsi="Times New Roman" w:cs="Times New Roman"/>
          <w:sz w:val="24"/>
          <w:szCs w:val="24"/>
        </w:rPr>
        <w:lastRenderedPageBreak/>
        <w:pict w14:anchorId="7080F36B">
          <v:shape id="_x0000_s1047" type="#_x0000_t75" style="position:absolute;left:0;text-align:left;margin-left:0;margin-top:0;width:612pt;height:11in;z-index:-2;mso-position-horizontal-relative:page;mso-position-vertical-relative:page">
            <v:imagedata r:id="rId24" o:title=""/>
            <w10:wrap anchorx="page" anchory="page"/>
          </v:shape>
        </w:pict>
      </w:r>
      <w:r w:rsidRPr="00D56B2D">
        <w:rPr>
          <w:rFonts w:ascii="Times New Roman" w:eastAsia="Cambria" w:hAnsi="Times New Roman" w:cs="Times New Roman"/>
          <w:sz w:val="24"/>
          <w:szCs w:val="24"/>
          <w:lang w:val="en-US"/>
        </w:rPr>
        <w:t>MPK Rocks Setup Document</w:t>
      </w:r>
    </w:p>
    <w:p w14:paraId="7DBC212C"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35517D6F" w14:textId="77777777" w:rsidR="00363F7D" w:rsidRPr="00D56B2D" w:rsidRDefault="00363F7D" w:rsidP="00D56B2D">
      <w:pPr>
        <w:spacing w:line="360" w:lineRule="auto"/>
        <w:jc w:val="both"/>
        <w:rPr>
          <w:rFonts w:ascii="Times New Roman" w:eastAsia="Times New Roman" w:hAnsi="Times New Roman" w:cs="Times New Roman"/>
          <w:sz w:val="24"/>
          <w:szCs w:val="24"/>
          <w:lang w:val="en-US"/>
        </w:rPr>
      </w:pPr>
    </w:p>
    <w:p w14:paraId="1245ED42" w14:textId="77777777" w:rsidR="00363F7D" w:rsidRPr="003A015D" w:rsidRDefault="00363F7D" w:rsidP="00D56B2D">
      <w:pPr>
        <w:spacing w:line="360" w:lineRule="auto"/>
        <w:jc w:val="both"/>
        <w:rPr>
          <w:rFonts w:ascii="Times New Roman" w:eastAsia="Cambria" w:hAnsi="Times New Roman" w:cs="Times New Roman"/>
          <w:b/>
          <w:color w:val="0F6FC6"/>
          <w:sz w:val="28"/>
          <w:szCs w:val="28"/>
          <w:lang w:val="en-US"/>
        </w:rPr>
      </w:pPr>
      <w:r w:rsidRPr="003A015D">
        <w:rPr>
          <w:rFonts w:ascii="Times New Roman" w:eastAsia="Cambria" w:hAnsi="Times New Roman" w:cs="Times New Roman"/>
          <w:b/>
          <w:color w:val="0F6FC6"/>
          <w:sz w:val="28"/>
          <w:szCs w:val="28"/>
          <w:lang w:val="en-US"/>
        </w:rPr>
        <w:t>6.3 TERMS &amp; CONDITION Page</w:t>
      </w:r>
    </w:p>
    <w:p w14:paraId="1FABBFF7" w14:textId="77777777" w:rsidR="00363F7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“Terms and Conditions” page describes the rules on which a user must create their account.</w:t>
      </w:r>
    </w:p>
    <w:p w14:paraId="1AF0290B" w14:textId="77777777" w:rsidR="003A015D" w:rsidRPr="003A015D" w:rsidRDefault="003A015D" w:rsidP="00D56B2D">
      <w:pPr>
        <w:spacing w:line="360" w:lineRule="auto"/>
        <w:jc w:val="both"/>
        <w:rPr>
          <w:rFonts w:ascii="Times New Roman" w:hAnsi="Times New Roman" w:cs="Times New Roman"/>
          <w:sz w:val="24"/>
          <w:szCs w:val="24"/>
          <w:lang w:val="en-US"/>
        </w:rPr>
      </w:pPr>
    </w:p>
    <w:p w14:paraId="0A635B53" w14:textId="77777777" w:rsidR="00363F7D" w:rsidRPr="003A015D" w:rsidRDefault="00363F7D" w:rsidP="00D56B2D">
      <w:pPr>
        <w:spacing w:line="360" w:lineRule="auto"/>
        <w:jc w:val="both"/>
        <w:rPr>
          <w:rFonts w:ascii="Times New Roman" w:eastAsia="Cambria" w:hAnsi="Times New Roman" w:cs="Times New Roman"/>
          <w:b/>
          <w:color w:val="0F6FC6"/>
          <w:sz w:val="28"/>
          <w:szCs w:val="28"/>
          <w:lang w:val="en-US"/>
        </w:rPr>
      </w:pPr>
      <w:r w:rsidRPr="003A015D">
        <w:rPr>
          <w:rFonts w:ascii="Times New Roman" w:eastAsia="Cambria" w:hAnsi="Times New Roman" w:cs="Times New Roman"/>
          <w:b/>
          <w:color w:val="0F6FC6"/>
          <w:sz w:val="28"/>
          <w:szCs w:val="28"/>
          <w:lang w:val="en-US"/>
        </w:rPr>
        <w:t>6.4 Login Page</w:t>
      </w:r>
    </w:p>
    <w:p w14:paraId="20B327D7" w14:textId="77777777" w:rsidR="00363F7D" w:rsidRPr="00D56B2D" w:rsidRDefault="00363F7D" w:rsidP="00D56B2D">
      <w:pPr>
        <w:spacing w:line="360" w:lineRule="auto"/>
        <w:ind w:right="3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“Login” page asks for the visitor’s credentials and allows for the visitor to enter their account and check for their balance for example.</w:t>
      </w:r>
    </w:p>
    <w:p w14:paraId="140C2EC9" w14:textId="77777777" w:rsidR="00363F7D" w:rsidRPr="00D56B2D" w:rsidRDefault="00363F7D" w:rsidP="00D56B2D">
      <w:pPr>
        <w:spacing w:line="360" w:lineRule="auto"/>
        <w:ind w:right="300"/>
        <w:jc w:val="both"/>
        <w:rPr>
          <w:rFonts w:ascii="Times New Roman" w:hAnsi="Times New Roman" w:cs="Times New Roman"/>
          <w:sz w:val="24"/>
          <w:szCs w:val="24"/>
          <w:lang w:val="en-US"/>
        </w:rPr>
        <w:sectPr w:rsidR="00363F7D" w:rsidRPr="00D56B2D">
          <w:pgSz w:w="12240" w:h="15840"/>
          <w:pgMar w:top="1440" w:right="1440" w:bottom="1440" w:left="1440" w:header="720" w:footer="720" w:gutter="0"/>
          <w:cols w:space="720"/>
        </w:sectPr>
      </w:pPr>
    </w:p>
    <w:p w14:paraId="326B9A08" w14:textId="77777777" w:rsidR="00363F7D" w:rsidRPr="00D56B2D" w:rsidRDefault="00363F7D" w:rsidP="00D56B2D">
      <w:pPr>
        <w:spacing w:line="360" w:lineRule="auto"/>
        <w:jc w:val="both"/>
        <w:rPr>
          <w:rFonts w:ascii="Times New Roman" w:eastAsia="Cambria" w:hAnsi="Times New Roman" w:cs="Times New Roman"/>
          <w:sz w:val="24"/>
          <w:szCs w:val="24"/>
          <w:lang w:val="en-US"/>
        </w:rPr>
      </w:pPr>
      <w:bookmarkStart w:id="332" w:name="page23"/>
      <w:bookmarkEnd w:id="332"/>
      <w:r w:rsidRPr="00D56B2D">
        <w:rPr>
          <w:rFonts w:ascii="Times New Roman" w:hAnsi="Times New Roman" w:cs="Times New Roman"/>
          <w:sz w:val="24"/>
          <w:szCs w:val="24"/>
        </w:rPr>
        <w:lastRenderedPageBreak/>
        <w:pict w14:anchorId="1E073879">
          <v:shape id="_x0000_s1048" type="#_x0000_t75" style="position:absolute;left:0;text-align:left;margin-left:0;margin-top:0;width:612pt;height:11in;z-index:-1;mso-position-horizontal-relative:page;mso-position-vertical-relative:page">
            <v:imagedata r:id="rId25" o:title=""/>
            <w10:wrap anchorx="page" anchory="page"/>
          </v:shape>
        </w:pict>
      </w:r>
      <w:r w:rsidRPr="00D56B2D">
        <w:rPr>
          <w:rFonts w:ascii="Times New Roman" w:eastAsia="Cambria" w:hAnsi="Times New Roman" w:cs="Times New Roman"/>
          <w:sz w:val="24"/>
          <w:szCs w:val="24"/>
          <w:lang w:val="en-US"/>
        </w:rPr>
        <w:t>MPK Rocks Setup Document</w:t>
      </w:r>
    </w:p>
    <w:p w14:paraId="6500E38B" w14:textId="77777777" w:rsidR="00363F7D" w:rsidRPr="00D56B2D" w:rsidRDefault="00363F7D" w:rsidP="00D56B2D">
      <w:pPr>
        <w:spacing w:line="360" w:lineRule="auto"/>
        <w:jc w:val="both"/>
        <w:rPr>
          <w:rFonts w:ascii="Times New Roman" w:eastAsia="Cambria" w:hAnsi="Times New Roman" w:cs="Times New Roman"/>
          <w:sz w:val="24"/>
          <w:szCs w:val="24"/>
          <w:lang w:val="en-US"/>
        </w:rPr>
        <w:sectPr w:rsidR="00363F7D" w:rsidRPr="00D56B2D">
          <w:pgSz w:w="12240" w:h="15840"/>
          <w:pgMar w:top="1440" w:right="1440" w:bottom="1440" w:left="1440" w:header="720" w:footer="720" w:gutter="0"/>
          <w:cols w:space="720"/>
        </w:sectPr>
      </w:pPr>
    </w:p>
    <w:p w14:paraId="6E264600" w14:textId="77777777" w:rsidR="00363F7D" w:rsidRPr="00C71415" w:rsidRDefault="00363F7D" w:rsidP="00D56B2D">
      <w:pPr>
        <w:spacing w:line="360" w:lineRule="auto"/>
        <w:jc w:val="both"/>
        <w:rPr>
          <w:rFonts w:ascii="Times New Roman" w:eastAsia="Times New Roman" w:hAnsi="Times New Roman" w:cs="Times New Roman"/>
          <w:sz w:val="32"/>
          <w:szCs w:val="32"/>
          <w:lang w:val="en-US"/>
        </w:rPr>
      </w:pPr>
    </w:p>
    <w:p w14:paraId="4D586D87" w14:textId="77777777" w:rsidR="00363F7D" w:rsidRPr="00C71415" w:rsidRDefault="00363F7D" w:rsidP="00D56B2D">
      <w:pPr>
        <w:spacing w:line="360" w:lineRule="auto"/>
        <w:jc w:val="both"/>
        <w:rPr>
          <w:rFonts w:ascii="Times New Roman" w:eastAsia="Cambria" w:hAnsi="Times New Roman" w:cs="Times New Roman"/>
          <w:b/>
          <w:color w:val="0B5294"/>
          <w:sz w:val="32"/>
          <w:szCs w:val="32"/>
          <w:lang w:val="en-US"/>
        </w:rPr>
      </w:pPr>
      <w:r w:rsidRPr="00C71415">
        <w:rPr>
          <w:rFonts w:ascii="Times New Roman" w:eastAsia="Cambria" w:hAnsi="Times New Roman" w:cs="Times New Roman"/>
          <w:b/>
          <w:color w:val="0B5294"/>
          <w:sz w:val="32"/>
          <w:szCs w:val="32"/>
          <w:lang w:val="en-US"/>
        </w:rPr>
        <w:t>7.ERD</w:t>
      </w:r>
    </w:p>
    <w:p w14:paraId="546EB3E0" w14:textId="77777777" w:rsidR="00363F7D" w:rsidRPr="00D56B2D" w:rsidRDefault="00363F7D" w:rsidP="00D56B2D">
      <w:pPr>
        <w:spacing w:line="360" w:lineRule="auto"/>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In this section of the document an ERD and a brief justification regarding the design will be included.</w:t>
      </w:r>
    </w:p>
    <w:p w14:paraId="35F77E6E" w14:textId="77777777" w:rsidR="00363F7D" w:rsidRPr="00197329" w:rsidRDefault="00363F7D" w:rsidP="00197329">
      <w:pPr>
        <w:spacing w:line="360" w:lineRule="auto"/>
        <w:ind w:right="14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 xml:space="preserve">The ERD’s two main entities are the Event and Visitor. We are using an Event entity so that the ERD can be used in other events too. The Visitor entity is connected with the Transactions entity which has four subtypes for each type of transaction that the visitor can make (in the souvenir shops, the </w:t>
      </w:r>
      <w:r w:rsidR="00967D7D" w:rsidRPr="00D56B2D">
        <w:rPr>
          <w:rFonts w:ascii="Times New Roman" w:hAnsi="Times New Roman" w:cs="Times New Roman"/>
          <w:sz w:val="24"/>
          <w:szCs w:val="24"/>
          <w:lang w:val="en-US"/>
        </w:rPr>
        <w:t>food</w:t>
      </w:r>
      <w:r w:rsidR="00967D7D">
        <w:rPr>
          <w:rFonts w:ascii="Times New Roman" w:hAnsi="Times New Roman" w:cs="Times New Roman"/>
          <w:sz w:val="24"/>
          <w:szCs w:val="24"/>
          <w:lang w:val="en-US"/>
        </w:rPr>
        <w:t xml:space="preserve"> and</w:t>
      </w:r>
      <w:r w:rsidR="00967D7D" w:rsidRPr="00D56B2D">
        <w:rPr>
          <w:rFonts w:ascii="Times New Roman" w:hAnsi="Times New Roman" w:cs="Times New Roman"/>
          <w:sz w:val="24"/>
          <w:szCs w:val="24"/>
          <w:lang w:val="en-US"/>
        </w:rPr>
        <w:t xml:space="preserve"> drink</w:t>
      </w:r>
      <w:r w:rsidRPr="00D56B2D">
        <w:rPr>
          <w:rFonts w:ascii="Times New Roman" w:hAnsi="Times New Roman" w:cs="Times New Roman"/>
          <w:sz w:val="24"/>
          <w:szCs w:val="24"/>
          <w:lang w:val="en-US"/>
        </w:rPr>
        <w:t xml:space="preserve"> shops, the loan shops and the ATM machines).</w:t>
      </w:r>
    </w:p>
    <w:p w14:paraId="72BA0492" w14:textId="77777777" w:rsidR="00363F7D" w:rsidRPr="00197329" w:rsidRDefault="00363F7D" w:rsidP="00197329">
      <w:pPr>
        <w:spacing w:line="360" w:lineRule="auto"/>
        <w:ind w:right="2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Since we will want to print out receipts from all shops and the ATM, we have included the transaction ID in the Transactions entity, the name of the shops in all shops, the price for each selling or loaning item in the Sale item and the Loan item entities and the employee’s ID in the Employee entity.</w:t>
      </w:r>
    </w:p>
    <w:p w14:paraId="654E413C" w14:textId="77777777" w:rsidR="00363F7D" w:rsidRPr="00D56B2D" w:rsidRDefault="00363F7D" w:rsidP="00D56B2D">
      <w:pPr>
        <w:spacing w:line="360" w:lineRule="auto"/>
        <w:ind w:right="200"/>
        <w:jc w:val="both"/>
        <w:rPr>
          <w:rFonts w:ascii="Times New Roman" w:hAnsi="Times New Roman" w:cs="Times New Roman"/>
          <w:sz w:val="24"/>
          <w:szCs w:val="24"/>
          <w:lang w:val="en-US"/>
        </w:rPr>
      </w:pPr>
      <w:r w:rsidRPr="00D56B2D">
        <w:rPr>
          <w:rFonts w:ascii="Times New Roman" w:hAnsi="Times New Roman" w:cs="Times New Roman"/>
          <w:sz w:val="24"/>
          <w:szCs w:val="24"/>
          <w:lang w:val="en-US"/>
        </w:rPr>
        <w:t>The Visitor entity is directly connected to the Camping entity and a visitor can either rent one or not. A camping spot can be rented by zero or more people.</w:t>
      </w:r>
    </w:p>
    <w:sectPr w:rsidR="00363F7D" w:rsidRPr="00D56B2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2" w:author="wondimu gebre" w:date="2019-09-25T16:15:00Z" w:initials="wg">
    <w:p w14:paraId="160E4EDB" w14:textId="77777777" w:rsidR="0090281B" w:rsidRPr="0090281B" w:rsidRDefault="0090281B">
      <w:pPr>
        <w:pStyle w:val="CommentText"/>
        <w:rPr>
          <w:lang w:val="en-US"/>
        </w:rPr>
      </w:pPr>
      <w:r>
        <w:rPr>
          <w:rStyle w:val="CommentReference"/>
        </w:rPr>
        <w:annotationRef/>
      </w:r>
      <w:r w:rsidRPr="0090281B">
        <w:rPr>
          <w:lang w:val="en-US"/>
        </w:rPr>
        <w:t>The client reserve camping s</w:t>
      </w:r>
      <w:r>
        <w:rPr>
          <w:lang w:val="en-US"/>
        </w:rPr>
        <w:t>pot at the event not on the websites</w:t>
      </w:r>
    </w:p>
  </w:comment>
  <w:comment w:id="236" w:author="wondimu gebre" w:date="2019-09-25T16:14:00Z" w:initials="wg">
    <w:p w14:paraId="3DF3D351" w14:textId="77777777" w:rsidR="0090281B" w:rsidRPr="0090281B" w:rsidRDefault="0090281B">
      <w:pPr>
        <w:pStyle w:val="CommentText"/>
        <w:rPr>
          <w:lang w:val="en-US"/>
        </w:rPr>
      </w:pPr>
      <w:r>
        <w:rPr>
          <w:rStyle w:val="CommentReference"/>
        </w:rPr>
        <w:annotationRef/>
      </w:r>
      <w:r w:rsidRPr="0090281B">
        <w:rPr>
          <w:lang w:val="en-US"/>
        </w:rPr>
        <w:t>It could be after entering t</w:t>
      </w:r>
      <w:r>
        <w:rPr>
          <w:lang w:val="en-US"/>
        </w:rPr>
        <w:t>he event</w:t>
      </w:r>
    </w:p>
  </w:comment>
  <w:comment w:id="319" w:author="wondimu gebre" w:date="2019-09-25T16:44:00Z" w:initials="wg">
    <w:p w14:paraId="4DFEA743" w14:textId="77777777" w:rsidR="00F213A1" w:rsidRDefault="00F213A1">
      <w:pPr>
        <w:pStyle w:val="CommentText"/>
      </w:pPr>
      <w:r>
        <w:rPr>
          <w:rStyle w:val="CommentReference"/>
        </w:rPr>
        <w:annotationRef/>
      </w:r>
      <w:r>
        <w:fldChar w:fldCharType="begin"/>
      </w:r>
      <w:r>
        <w:instrText xml:space="preserve"> INCLUDEPICTURE "https://i.ytimg.com/vi/EmAm0xnvfqk/hqdefault.jpg" \* MERGEFORMATINET </w:instrText>
      </w:r>
      <w:r>
        <w:fldChar w:fldCharType="separate"/>
      </w:r>
      <w:r>
        <w:pict w14:anchorId="2FC64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moscow requirements example" style="width:5in;height:270.25pt">
            <v:imagedata r:id="rId1" r:href="rId2"/>
          </v:shape>
        </w:pic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0E4EDB" w15:done="0"/>
  <w15:commentEx w15:paraId="3DF3D351" w15:done="0"/>
  <w15:commentEx w15:paraId="4DFEA7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0E4EDB" w16cid:durableId="2136112D"/>
  <w16cid:commentId w16cid:paraId="3DF3D351" w16cid:durableId="213610FD"/>
  <w16cid:commentId w16cid:paraId="4DFEA743" w16cid:durableId="213617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BEC64" w14:textId="77777777" w:rsidR="00DE4165" w:rsidRDefault="00DE4165" w:rsidP="00A16E10">
      <w:r>
        <w:separator/>
      </w:r>
    </w:p>
  </w:endnote>
  <w:endnote w:type="continuationSeparator" w:id="0">
    <w:p w14:paraId="0ACB94DB" w14:textId="77777777" w:rsidR="00DE4165" w:rsidRDefault="00DE4165" w:rsidP="00A16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3064D" w14:textId="77777777" w:rsidR="00503000" w:rsidRDefault="00503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1A406" w14:textId="77777777" w:rsidR="00503000" w:rsidRDefault="00503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DF57D" w14:textId="77777777" w:rsidR="00503000" w:rsidRDefault="00503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6BA51" w14:textId="77777777" w:rsidR="00DE4165" w:rsidRDefault="00DE4165" w:rsidP="00A16E10">
      <w:r>
        <w:separator/>
      </w:r>
    </w:p>
  </w:footnote>
  <w:footnote w:type="continuationSeparator" w:id="0">
    <w:p w14:paraId="4387EC45" w14:textId="77777777" w:rsidR="00DE4165" w:rsidRDefault="00DE4165" w:rsidP="00A16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B0D48" w14:textId="77777777" w:rsidR="00503000" w:rsidRDefault="0050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1D1B0" w14:textId="77777777" w:rsidR="00A16E10" w:rsidRDefault="00A16E10">
    <w:pPr>
      <w:pStyle w:val="Header"/>
    </w:pPr>
    <w:r>
      <w:rPr>
        <w:b/>
        <w:bCs/>
        <w:color w:val="000000"/>
        <w:sz w:val="24"/>
        <w:szCs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85E24" w14:textId="77777777" w:rsidR="00503000" w:rsidRDefault="00503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D6617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431BD7B6"/>
    <w:lvl w:ilvl="0" w:tplc="0409000F">
      <w:start w:val="1"/>
      <w:numFmt w:val="decimal"/>
      <w:lvlText w:val="%1."/>
      <w:lvlJc w:val="left"/>
    </w:lvl>
    <w:lvl w:ilvl="1" w:tplc="0409000F">
      <w:start w:val="1"/>
      <w:numFmt w:val="decimal"/>
      <w:lvlText w:val="%2."/>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15:restartNumberingAfterBreak="0">
    <w:nsid w:val="00000002"/>
    <w:multiLevelType w:val="hybridMultilevel"/>
    <w:tmpl w:val="3F2DBA30"/>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15:restartNumberingAfterBreak="0">
    <w:nsid w:val="00000003"/>
    <w:multiLevelType w:val="hybridMultilevel"/>
    <w:tmpl w:val="7C83E45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15:restartNumberingAfterBreak="0">
    <w:nsid w:val="00000004"/>
    <w:multiLevelType w:val="hybridMultilevel"/>
    <w:tmpl w:val="257130A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15:restartNumberingAfterBreak="0">
    <w:nsid w:val="00000005"/>
    <w:multiLevelType w:val="hybridMultilevel"/>
    <w:tmpl w:val="62BBD95A"/>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15:restartNumberingAfterBreak="0">
    <w:nsid w:val="00000006"/>
    <w:multiLevelType w:val="hybridMultilevel"/>
    <w:tmpl w:val="436C612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15:restartNumberingAfterBreak="0">
    <w:nsid w:val="00000007"/>
    <w:multiLevelType w:val="hybridMultilevel"/>
    <w:tmpl w:val="628C895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15:restartNumberingAfterBreak="0">
    <w:nsid w:val="00000008"/>
    <w:multiLevelType w:val="hybridMultilevel"/>
    <w:tmpl w:val="333AB10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15:restartNumberingAfterBreak="0">
    <w:nsid w:val="00000009"/>
    <w:multiLevelType w:val="hybridMultilevel"/>
    <w:tmpl w:val="721DA31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15:restartNumberingAfterBreak="0">
    <w:nsid w:val="0000000A"/>
    <w:multiLevelType w:val="hybridMultilevel"/>
    <w:tmpl w:val="2443A85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15:restartNumberingAfterBreak="0">
    <w:nsid w:val="0000000B"/>
    <w:multiLevelType w:val="hybridMultilevel"/>
    <w:tmpl w:val="2D1D5A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15:restartNumberingAfterBreak="0">
    <w:nsid w:val="0000000C"/>
    <w:multiLevelType w:val="hybridMultilevel"/>
    <w:tmpl w:val="6763845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15:restartNumberingAfterBreak="0">
    <w:nsid w:val="0000000D"/>
    <w:multiLevelType w:val="hybridMultilevel"/>
    <w:tmpl w:val="75A2A8D4"/>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15:restartNumberingAfterBreak="0">
    <w:nsid w:val="0000000E"/>
    <w:multiLevelType w:val="hybridMultilevel"/>
    <w:tmpl w:val="08EDBDA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15:restartNumberingAfterBreak="0">
    <w:nsid w:val="0000000F"/>
    <w:multiLevelType w:val="hybridMultilevel"/>
    <w:tmpl w:val="79838CB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6" w15:restartNumberingAfterBreak="0">
    <w:nsid w:val="00000010"/>
    <w:multiLevelType w:val="hybridMultilevel"/>
    <w:tmpl w:val="4353D0C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7" w15:restartNumberingAfterBreak="0">
    <w:nsid w:val="00000011"/>
    <w:multiLevelType w:val="hybridMultilevel"/>
    <w:tmpl w:val="0B03E0C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8" w15:restartNumberingAfterBreak="0">
    <w:nsid w:val="00000012"/>
    <w:multiLevelType w:val="hybridMultilevel"/>
    <w:tmpl w:val="189A769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9" w15:restartNumberingAfterBreak="0">
    <w:nsid w:val="00000013"/>
    <w:multiLevelType w:val="hybridMultilevel"/>
    <w:tmpl w:val="54E49EB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0" w15:restartNumberingAfterBreak="0">
    <w:nsid w:val="00000014"/>
    <w:multiLevelType w:val="hybridMultilevel"/>
    <w:tmpl w:val="71F32454"/>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1" w15:restartNumberingAfterBreak="0">
    <w:nsid w:val="00000015"/>
    <w:multiLevelType w:val="hybridMultilevel"/>
    <w:tmpl w:val="2CA8861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2" w15:restartNumberingAfterBreak="0">
    <w:nsid w:val="00000016"/>
    <w:multiLevelType w:val="hybridMultilevel"/>
    <w:tmpl w:val="0836C40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3" w15:restartNumberingAfterBreak="0">
    <w:nsid w:val="00000017"/>
    <w:multiLevelType w:val="hybridMultilevel"/>
    <w:tmpl w:val="02901D8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4" w15:restartNumberingAfterBreak="0">
    <w:nsid w:val="00000018"/>
    <w:multiLevelType w:val="hybridMultilevel"/>
    <w:tmpl w:val="3A95F874"/>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5" w15:restartNumberingAfterBreak="0">
    <w:nsid w:val="00000019"/>
    <w:multiLevelType w:val="hybridMultilevel"/>
    <w:tmpl w:val="0813864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6" w15:restartNumberingAfterBreak="0">
    <w:nsid w:val="0000001A"/>
    <w:multiLevelType w:val="hybridMultilevel"/>
    <w:tmpl w:val="1E7FF520"/>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7" w15:restartNumberingAfterBreak="0">
    <w:nsid w:val="000000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0000001C"/>
    <w:multiLevelType w:val="hybridMultilevel"/>
    <w:tmpl w:val="737B8DD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9" w15:restartNumberingAfterBreak="0">
    <w:nsid w:val="0000001D"/>
    <w:multiLevelType w:val="hybridMultilevel"/>
    <w:tmpl w:val="6CEAF086"/>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0" w15:restartNumberingAfterBreak="0">
    <w:nsid w:val="0000001E"/>
    <w:multiLevelType w:val="hybridMultilevel"/>
    <w:tmpl w:val="22221A70"/>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1" w15:restartNumberingAfterBreak="0">
    <w:nsid w:val="0000001F"/>
    <w:multiLevelType w:val="hybridMultilevel"/>
    <w:tmpl w:val="4516DD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2" w15:restartNumberingAfterBreak="0">
    <w:nsid w:val="00000020"/>
    <w:multiLevelType w:val="hybridMultilevel"/>
    <w:tmpl w:val="3006C83E"/>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3" w15:restartNumberingAfterBreak="0">
    <w:nsid w:val="00000021"/>
    <w:multiLevelType w:val="hybridMultilevel"/>
    <w:tmpl w:val="614FD4A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4" w15:restartNumberingAfterBreak="0">
    <w:nsid w:val="00000022"/>
    <w:multiLevelType w:val="hybridMultilevel"/>
    <w:tmpl w:val="419AC240"/>
    <w:lvl w:ilvl="0" w:tplc="0409000F">
      <w:start w:val="1"/>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5" w15:restartNumberingAfterBreak="0">
    <w:nsid w:val="00000023"/>
    <w:multiLevelType w:val="hybridMultilevel"/>
    <w:tmpl w:val="5577F8E0"/>
    <w:lvl w:ilvl="0" w:tplc="0409000F">
      <w:start w:val="3"/>
      <w:numFmt w:val="decimal"/>
      <w:lvlText w:val="%1."/>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6" w15:restartNumberingAfterBreak="0">
    <w:nsid w:val="166565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271E6D35"/>
    <w:multiLevelType w:val="hybridMultilevel"/>
    <w:tmpl w:val="4E207612"/>
    <w:lvl w:ilvl="0" w:tplc="D778A1CA">
      <w:start w:val="7"/>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2D842DB"/>
    <w:multiLevelType w:val="hybridMultilevel"/>
    <w:tmpl w:val="70AAA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8A3F6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3F7F2B0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7BF11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41E30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4512B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7A704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FD572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0"/>
  </w:num>
  <w:num w:numId="37">
    <w:abstractNumId w:val="41"/>
  </w:num>
  <w:num w:numId="38">
    <w:abstractNumId w:val="42"/>
  </w:num>
  <w:num w:numId="39">
    <w:abstractNumId w:val="38"/>
  </w:num>
  <w:num w:numId="40">
    <w:abstractNumId w:val="40"/>
  </w:num>
  <w:num w:numId="41">
    <w:abstractNumId w:val="44"/>
  </w:num>
  <w:num w:numId="42">
    <w:abstractNumId w:val="36"/>
  </w:num>
  <w:num w:numId="43">
    <w:abstractNumId w:val="37"/>
  </w:num>
  <w:num w:numId="44">
    <w:abstractNumId w:val="39"/>
  </w:num>
  <w:num w:numId="45">
    <w:abstractNumId w:val="43"/>
  </w:num>
  <w:num w:numId="46">
    <w:abstractNumId w:val="4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dimu gebre">
    <w15:presenceInfo w15:providerId="Windows Live" w15:userId="c0e0e868b013a9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hideSpellingErrors/>
  <w:hideGrammaticalErrors/>
  <w:proofState w:spelling="clean" w:grammar="clean"/>
  <w:trackRevisions/>
  <w:doNotTrackMove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16E10"/>
    <w:rsid w:val="0000202A"/>
    <w:rsid w:val="00002AA3"/>
    <w:rsid w:val="000046A5"/>
    <w:rsid w:val="00004D74"/>
    <w:rsid w:val="00021892"/>
    <w:rsid w:val="00027131"/>
    <w:rsid w:val="000321B9"/>
    <w:rsid w:val="00032BBA"/>
    <w:rsid w:val="00045D61"/>
    <w:rsid w:val="00074EC0"/>
    <w:rsid w:val="00081E0B"/>
    <w:rsid w:val="000A36BA"/>
    <w:rsid w:val="000B1A35"/>
    <w:rsid w:val="000B3066"/>
    <w:rsid w:val="000C0AC6"/>
    <w:rsid w:val="000D5610"/>
    <w:rsid w:val="000E5408"/>
    <w:rsid w:val="000F2A93"/>
    <w:rsid w:val="00100FBC"/>
    <w:rsid w:val="00113763"/>
    <w:rsid w:val="00132A25"/>
    <w:rsid w:val="0013513A"/>
    <w:rsid w:val="00156E8E"/>
    <w:rsid w:val="00186E8C"/>
    <w:rsid w:val="00192595"/>
    <w:rsid w:val="00197329"/>
    <w:rsid w:val="001B1525"/>
    <w:rsid w:val="001B3052"/>
    <w:rsid w:val="001B61A6"/>
    <w:rsid w:val="001B79A1"/>
    <w:rsid w:val="001C6C2C"/>
    <w:rsid w:val="001D1B2D"/>
    <w:rsid w:val="001D1D54"/>
    <w:rsid w:val="001E2A1E"/>
    <w:rsid w:val="001F246F"/>
    <w:rsid w:val="001F3A8C"/>
    <w:rsid w:val="001F5898"/>
    <w:rsid w:val="001F7A30"/>
    <w:rsid w:val="00216629"/>
    <w:rsid w:val="00224859"/>
    <w:rsid w:val="0024075B"/>
    <w:rsid w:val="0025076E"/>
    <w:rsid w:val="002564E1"/>
    <w:rsid w:val="002676B0"/>
    <w:rsid w:val="002837C2"/>
    <w:rsid w:val="002A6347"/>
    <w:rsid w:val="002C4D22"/>
    <w:rsid w:val="002C50ED"/>
    <w:rsid w:val="002E5179"/>
    <w:rsid w:val="00300503"/>
    <w:rsid w:val="00314C0F"/>
    <w:rsid w:val="00320CB9"/>
    <w:rsid w:val="00330D22"/>
    <w:rsid w:val="00331254"/>
    <w:rsid w:val="00334721"/>
    <w:rsid w:val="003454D7"/>
    <w:rsid w:val="00345692"/>
    <w:rsid w:val="00357768"/>
    <w:rsid w:val="00362857"/>
    <w:rsid w:val="00363F7D"/>
    <w:rsid w:val="0037099A"/>
    <w:rsid w:val="00380AF1"/>
    <w:rsid w:val="003903AC"/>
    <w:rsid w:val="00392FF6"/>
    <w:rsid w:val="00395ABA"/>
    <w:rsid w:val="003A015D"/>
    <w:rsid w:val="003C4DEF"/>
    <w:rsid w:val="00426CBB"/>
    <w:rsid w:val="00427917"/>
    <w:rsid w:val="0043054C"/>
    <w:rsid w:val="00446E9D"/>
    <w:rsid w:val="00463845"/>
    <w:rsid w:val="00466E0A"/>
    <w:rsid w:val="004674BE"/>
    <w:rsid w:val="004705C0"/>
    <w:rsid w:val="004730F4"/>
    <w:rsid w:val="00480E0C"/>
    <w:rsid w:val="00485D09"/>
    <w:rsid w:val="00493960"/>
    <w:rsid w:val="004A437E"/>
    <w:rsid w:val="004B7383"/>
    <w:rsid w:val="004C0938"/>
    <w:rsid w:val="004C7D72"/>
    <w:rsid w:val="004E4010"/>
    <w:rsid w:val="004F01D0"/>
    <w:rsid w:val="00503000"/>
    <w:rsid w:val="0051065E"/>
    <w:rsid w:val="00525FB1"/>
    <w:rsid w:val="00533644"/>
    <w:rsid w:val="00570373"/>
    <w:rsid w:val="00573443"/>
    <w:rsid w:val="00577FED"/>
    <w:rsid w:val="005819FE"/>
    <w:rsid w:val="00581C79"/>
    <w:rsid w:val="00593057"/>
    <w:rsid w:val="005956F9"/>
    <w:rsid w:val="005A7A59"/>
    <w:rsid w:val="005B06BE"/>
    <w:rsid w:val="005B16AA"/>
    <w:rsid w:val="005C40BE"/>
    <w:rsid w:val="005D6D6B"/>
    <w:rsid w:val="00603082"/>
    <w:rsid w:val="00607CB3"/>
    <w:rsid w:val="006248E1"/>
    <w:rsid w:val="00634ADE"/>
    <w:rsid w:val="00645BA3"/>
    <w:rsid w:val="0066596B"/>
    <w:rsid w:val="006736F4"/>
    <w:rsid w:val="006806D1"/>
    <w:rsid w:val="006871A8"/>
    <w:rsid w:val="006963B0"/>
    <w:rsid w:val="006C4541"/>
    <w:rsid w:val="006D5AC5"/>
    <w:rsid w:val="00712412"/>
    <w:rsid w:val="00741A8E"/>
    <w:rsid w:val="0074476D"/>
    <w:rsid w:val="0078187B"/>
    <w:rsid w:val="00791F27"/>
    <w:rsid w:val="007A07BA"/>
    <w:rsid w:val="007C37A7"/>
    <w:rsid w:val="007C3FA4"/>
    <w:rsid w:val="007C73A9"/>
    <w:rsid w:val="007D65D7"/>
    <w:rsid w:val="007D66BE"/>
    <w:rsid w:val="007E1FE7"/>
    <w:rsid w:val="007E23F3"/>
    <w:rsid w:val="00801481"/>
    <w:rsid w:val="00804775"/>
    <w:rsid w:val="00805EED"/>
    <w:rsid w:val="008331E5"/>
    <w:rsid w:val="008370EE"/>
    <w:rsid w:val="00845382"/>
    <w:rsid w:val="00853056"/>
    <w:rsid w:val="0085774E"/>
    <w:rsid w:val="00861B3A"/>
    <w:rsid w:val="00870D58"/>
    <w:rsid w:val="00875FB3"/>
    <w:rsid w:val="00877892"/>
    <w:rsid w:val="00886C69"/>
    <w:rsid w:val="00896CCD"/>
    <w:rsid w:val="008A224F"/>
    <w:rsid w:val="008A3C39"/>
    <w:rsid w:val="008A5B64"/>
    <w:rsid w:val="008B2B16"/>
    <w:rsid w:val="008D36ED"/>
    <w:rsid w:val="0090281B"/>
    <w:rsid w:val="009070AC"/>
    <w:rsid w:val="00930220"/>
    <w:rsid w:val="009530B9"/>
    <w:rsid w:val="00957FAA"/>
    <w:rsid w:val="00967524"/>
    <w:rsid w:val="00967D7D"/>
    <w:rsid w:val="009A37A1"/>
    <w:rsid w:val="009A6CE9"/>
    <w:rsid w:val="009C552E"/>
    <w:rsid w:val="009E142D"/>
    <w:rsid w:val="009F386B"/>
    <w:rsid w:val="00A16E10"/>
    <w:rsid w:val="00A20E0A"/>
    <w:rsid w:val="00A21A05"/>
    <w:rsid w:val="00A25828"/>
    <w:rsid w:val="00A2646B"/>
    <w:rsid w:val="00A27707"/>
    <w:rsid w:val="00A61255"/>
    <w:rsid w:val="00A6294C"/>
    <w:rsid w:val="00A62AC7"/>
    <w:rsid w:val="00A6549B"/>
    <w:rsid w:val="00A66D1D"/>
    <w:rsid w:val="00A91AFD"/>
    <w:rsid w:val="00AB29A3"/>
    <w:rsid w:val="00AC54CA"/>
    <w:rsid w:val="00AC55FC"/>
    <w:rsid w:val="00B04059"/>
    <w:rsid w:val="00B063FD"/>
    <w:rsid w:val="00B22116"/>
    <w:rsid w:val="00B23F99"/>
    <w:rsid w:val="00B277A3"/>
    <w:rsid w:val="00B3333D"/>
    <w:rsid w:val="00B43210"/>
    <w:rsid w:val="00B46A6C"/>
    <w:rsid w:val="00B47DB9"/>
    <w:rsid w:val="00B6389A"/>
    <w:rsid w:val="00B76100"/>
    <w:rsid w:val="00B82B94"/>
    <w:rsid w:val="00B84161"/>
    <w:rsid w:val="00BC1DA8"/>
    <w:rsid w:val="00BD1C34"/>
    <w:rsid w:val="00BF3FE5"/>
    <w:rsid w:val="00BF4896"/>
    <w:rsid w:val="00BF7520"/>
    <w:rsid w:val="00C10E00"/>
    <w:rsid w:val="00C3379D"/>
    <w:rsid w:val="00C6600C"/>
    <w:rsid w:val="00C702F4"/>
    <w:rsid w:val="00C71415"/>
    <w:rsid w:val="00C7473F"/>
    <w:rsid w:val="00C74F1C"/>
    <w:rsid w:val="00C95BEB"/>
    <w:rsid w:val="00CA299A"/>
    <w:rsid w:val="00CA4BC9"/>
    <w:rsid w:val="00CB3D56"/>
    <w:rsid w:val="00CD7FC5"/>
    <w:rsid w:val="00CE720C"/>
    <w:rsid w:val="00D03634"/>
    <w:rsid w:val="00D03A00"/>
    <w:rsid w:val="00D15B07"/>
    <w:rsid w:val="00D25D25"/>
    <w:rsid w:val="00D36BA7"/>
    <w:rsid w:val="00D42D1F"/>
    <w:rsid w:val="00D4483C"/>
    <w:rsid w:val="00D44CB5"/>
    <w:rsid w:val="00D56B2D"/>
    <w:rsid w:val="00D854B5"/>
    <w:rsid w:val="00D90133"/>
    <w:rsid w:val="00DB6DF7"/>
    <w:rsid w:val="00DE4154"/>
    <w:rsid w:val="00DE4165"/>
    <w:rsid w:val="00DF049B"/>
    <w:rsid w:val="00E07AEA"/>
    <w:rsid w:val="00E21DBE"/>
    <w:rsid w:val="00E2580E"/>
    <w:rsid w:val="00E279DB"/>
    <w:rsid w:val="00E31837"/>
    <w:rsid w:val="00E415AF"/>
    <w:rsid w:val="00E461D9"/>
    <w:rsid w:val="00E55811"/>
    <w:rsid w:val="00E62F06"/>
    <w:rsid w:val="00E6387A"/>
    <w:rsid w:val="00E67918"/>
    <w:rsid w:val="00E94A9C"/>
    <w:rsid w:val="00E97A34"/>
    <w:rsid w:val="00EA337C"/>
    <w:rsid w:val="00EC04A1"/>
    <w:rsid w:val="00EC42A8"/>
    <w:rsid w:val="00EC7998"/>
    <w:rsid w:val="00EE663A"/>
    <w:rsid w:val="00F213A1"/>
    <w:rsid w:val="00F5768F"/>
    <w:rsid w:val="00F87997"/>
    <w:rsid w:val="00FB485E"/>
    <w:rsid w:val="00FB7B67"/>
    <w:rsid w:val="00FE22F5"/>
    <w:rsid w:val="00FE3826"/>
    <w:rsid w:val="00FF0D6F"/>
    <w:rsid w:val="00FF5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9"/>
    <o:shapelayout v:ext="edit">
      <o:idmap v:ext="edit" data="1"/>
    </o:shapelayout>
  </w:shapeDefaults>
  <w:decimalSymbol w:val="."/>
  <w:listSeparator w:val=","/>
  <w14:docId w14:val="76EB38AC"/>
  <w14:defaultImageDpi w14:val="300"/>
  <w15:chartTrackingRefBased/>
  <w15:docId w15:val="{A7CB606D-4BBC-46E8-BA23-6469F0C0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E10"/>
    <w:pPr>
      <w:tabs>
        <w:tab w:val="center" w:pos="4536"/>
        <w:tab w:val="right" w:pos="9072"/>
      </w:tabs>
    </w:pPr>
  </w:style>
  <w:style w:type="character" w:customStyle="1" w:styleId="HeaderChar">
    <w:name w:val="Header Char"/>
    <w:basedOn w:val="DefaultParagraphFont"/>
    <w:link w:val="Header"/>
    <w:uiPriority w:val="99"/>
    <w:rsid w:val="00A16E10"/>
  </w:style>
  <w:style w:type="paragraph" w:styleId="Footer">
    <w:name w:val="footer"/>
    <w:basedOn w:val="Normal"/>
    <w:link w:val="FooterChar"/>
    <w:uiPriority w:val="99"/>
    <w:unhideWhenUsed/>
    <w:rsid w:val="00A16E10"/>
    <w:pPr>
      <w:tabs>
        <w:tab w:val="center" w:pos="4536"/>
        <w:tab w:val="right" w:pos="9072"/>
      </w:tabs>
    </w:pPr>
  </w:style>
  <w:style w:type="character" w:customStyle="1" w:styleId="FooterChar">
    <w:name w:val="Footer Char"/>
    <w:basedOn w:val="DefaultParagraphFont"/>
    <w:link w:val="Footer"/>
    <w:uiPriority w:val="99"/>
    <w:rsid w:val="00A16E10"/>
  </w:style>
  <w:style w:type="character" w:styleId="CommentReference">
    <w:name w:val="annotation reference"/>
    <w:uiPriority w:val="99"/>
    <w:semiHidden/>
    <w:unhideWhenUsed/>
    <w:rsid w:val="0090281B"/>
    <w:rPr>
      <w:sz w:val="16"/>
      <w:szCs w:val="16"/>
    </w:rPr>
  </w:style>
  <w:style w:type="paragraph" w:styleId="CommentText">
    <w:name w:val="annotation text"/>
    <w:basedOn w:val="Normal"/>
    <w:link w:val="CommentTextChar"/>
    <w:uiPriority w:val="99"/>
    <w:semiHidden/>
    <w:unhideWhenUsed/>
    <w:rsid w:val="0090281B"/>
  </w:style>
  <w:style w:type="character" w:customStyle="1" w:styleId="CommentTextChar">
    <w:name w:val="Comment Text Char"/>
    <w:link w:val="CommentText"/>
    <w:uiPriority w:val="99"/>
    <w:semiHidden/>
    <w:rsid w:val="0090281B"/>
    <w:rPr>
      <w:lang w:val="nl-NL" w:eastAsia="nl-NL"/>
    </w:rPr>
  </w:style>
  <w:style w:type="paragraph" w:styleId="CommentSubject">
    <w:name w:val="annotation subject"/>
    <w:basedOn w:val="CommentText"/>
    <w:next w:val="CommentText"/>
    <w:link w:val="CommentSubjectChar"/>
    <w:uiPriority w:val="99"/>
    <w:semiHidden/>
    <w:unhideWhenUsed/>
    <w:rsid w:val="0090281B"/>
    <w:rPr>
      <w:b/>
      <w:bCs/>
    </w:rPr>
  </w:style>
  <w:style w:type="character" w:customStyle="1" w:styleId="CommentSubjectChar">
    <w:name w:val="Comment Subject Char"/>
    <w:link w:val="CommentSubject"/>
    <w:uiPriority w:val="99"/>
    <w:semiHidden/>
    <w:rsid w:val="0090281B"/>
    <w:rPr>
      <w:b/>
      <w:bCs/>
      <w:lang w:val="nl-NL" w:eastAsia="nl-NL"/>
    </w:rPr>
  </w:style>
  <w:style w:type="paragraph" w:styleId="BalloonText">
    <w:name w:val="Balloon Text"/>
    <w:basedOn w:val="Normal"/>
    <w:link w:val="BalloonTextChar"/>
    <w:uiPriority w:val="99"/>
    <w:semiHidden/>
    <w:unhideWhenUsed/>
    <w:rsid w:val="0090281B"/>
    <w:rPr>
      <w:rFonts w:ascii="Segoe UI" w:hAnsi="Segoe UI" w:cs="Segoe UI"/>
      <w:sz w:val="18"/>
      <w:szCs w:val="18"/>
    </w:rPr>
  </w:style>
  <w:style w:type="character" w:customStyle="1" w:styleId="BalloonTextChar">
    <w:name w:val="Balloon Text Char"/>
    <w:link w:val="BalloonText"/>
    <w:uiPriority w:val="99"/>
    <w:semiHidden/>
    <w:rsid w:val="0090281B"/>
    <w:rPr>
      <w:rFonts w:ascii="Segoe UI" w:hAnsi="Segoe UI" w:cs="Segoe UI"/>
      <w:sz w:val="18"/>
      <w:szCs w:val="18"/>
      <w:lang w:val="nl-NL" w:eastAsia="nl-NL"/>
    </w:rPr>
  </w:style>
  <w:style w:type="character" w:customStyle="1" w:styleId="word">
    <w:name w:val="word"/>
    <w:rsid w:val="00A61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comments.xml.rels><?xml version="1.0" encoding="UTF-8" standalone="yes"?>
<Relationships xmlns="http://schemas.openxmlformats.org/package/2006/relationships"><Relationship Id="rId2" Type="http://schemas.openxmlformats.org/officeDocument/2006/relationships/image" Target="https://i.ytimg.com/vi/EmAm0xnvfqk/hqdefault.jpg" TargetMode="External"/><Relationship Id="rId1" Type="http://schemas.openxmlformats.org/officeDocument/2006/relationships/image" Target="media/image1.jpe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260E3E4-4256-4C3E-B910-16A05793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3343</Words>
  <Characters>19056</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22355</CharactersWithSpaces>
  <SharedDoc>false</SharedDoc>
  <HLinks>
    <vt:vector size="420" baseType="variant">
      <vt:variant>
        <vt:i4>3604517</vt:i4>
      </vt:variant>
      <vt:variant>
        <vt:i4>207</vt:i4>
      </vt:variant>
      <vt:variant>
        <vt:i4>0</vt:i4>
      </vt:variant>
      <vt:variant>
        <vt:i4>5</vt:i4>
      </vt:variant>
      <vt:variant>
        <vt:lpwstr/>
      </vt:variant>
      <vt:variant>
        <vt:lpwstr>page23</vt:lpwstr>
      </vt:variant>
      <vt:variant>
        <vt:i4>3604517</vt:i4>
      </vt:variant>
      <vt:variant>
        <vt:i4>204</vt:i4>
      </vt:variant>
      <vt:variant>
        <vt:i4>0</vt:i4>
      </vt:variant>
      <vt:variant>
        <vt:i4>5</vt:i4>
      </vt:variant>
      <vt:variant>
        <vt:lpwstr/>
      </vt:variant>
      <vt:variant>
        <vt:lpwstr>page23</vt:lpwstr>
      </vt:variant>
      <vt:variant>
        <vt:i4>3538981</vt:i4>
      </vt:variant>
      <vt:variant>
        <vt:i4>201</vt:i4>
      </vt:variant>
      <vt:variant>
        <vt:i4>0</vt:i4>
      </vt:variant>
      <vt:variant>
        <vt:i4>5</vt:i4>
      </vt:variant>
      <vt:variant>
        <vt:lpwstr/>
      </vt:variant>
      <vt:variant>
        <vt:lpwstr>page22</vt:lpwstr>
      </vt:variant>
      <vt:variant>
        <vt:i4>3538981</vt:i4>
      </vt:variant>
      <vt:variant>
        <vt:i4>198</vt:i4>
      </vt:variant>
      <vt:variant>
        <vt:i4>0</vt:i4>
      </vt:variant>
      <vt:variant>
        <vt:i4>5</vt:i4>
      </vt:variant>
      <vt:variant>
        <vt:lpwstr/>
      </vt:variant>
      <vt:variant>
        <vt:lpwstr>page22</vt:lpwstr>
      </vt:variant>
      <vt:variant>
        <vt:i4>3538981</vt:i4>
      </vt:variant>
      <vt:variant>
        <vt:i4>195</vt:i4>
      </vt:variant>
      <vt:variant>
        <vt:i4>0</vt:i4>
      </vt:variant>
      <vt:variant>
        <vt:i4>5</vt:i4>
      </vt:variant>
      <vt:variant>
        <vt:lpwstr/>
      </vt:variant>
      <vt:variant>
        <vt:lpwstr>page22</vt:lpwstr>
      </vt:variant>
      <vt:variant>
        <vt:i4>3538981</vt:i4>
      </vt:variant>
      <vt:variant>
        <vt:i4>192</vt:i4>
      </vt:variant>
      <vt:variant>
        <vt:i4>0</vt:i4>
      </vt:variant>
      <vt:variant>
        <vt:i4>5</vt:i4>
      </vt:variant>
      <vt:variant>
        <vt:lpwstr/>
      </vt:variant>
      <vt:variant>
        <vt:lpwstr>page22</vt:lpwstr>
      </vt:variant>
      <vt:variant>
        <vt:i4>3473445</vt:i4>
      </vt:variant>
      <vt:variant>
        <vt:i4>189</vt:i4>
      </vt:variant>
      <vt:variant>
        <vt:i4>0</vt:i4>
      </vt:variant>
      <vt:variant>
        <vt:i4>5</vt:i4>
      </vt:variant>
      <vt:variant>
        <vt:lpwstr/>
      </vt:variant>
      <vt:variant>
        <vt:lpwstr>page21</vt:lpwstr>
      </vt:variant>
      <vt:variant>
        <vt:i4>3473445</vt:i4>
      </vt:variant>
      <vt:variant>
        <vt:i4>186</vt:i4>
      </vt:variant>
      <vt:variant>
        <vt:i4>0</vt:i4>
      </vt:variant>
      <vt:variant>
        <vt:i4>5</vt:i4>
      </vt:variant>
      <vt:variant>
        <vt:lpwstr/>
      </vt:variant>
      <vt:variant>
        <vt:lpwstr>page21</vt:lpwstr>
      </vt:variant>
      <vt:variant>
        <vt:i4>3997734</vt:i4>
      </vt:variant>
      <vt:variant>
        <vt:i4>183</vt:i4>
      </vt:variant>
      <vt:variant>
        <vt:i4>0</vt:i4>
      </vt:variant>
      <vt:variant>
        <vt:i4>5</vt:i4>
      </vt:variant>
      <vt:variant>
        <vt:lpwstr/>
      </vt:variant>
      <vt:variant>
        <vt:lpwstr>page19</vt:lpwstr>
      </vt:variant>
      <vt:variant>
        <vt:i4>3997734</vt:i4>
      </vt:variant>
      <vt:variant>
        <vt:i4>180</vt:i4>
      </vt:variant>
      <vt:variant>
        <vt:i4>0</vt:i4>
      </vt:variant>
      <vt:variant>
        <vt:i4>5</vt:i4>
      </vt:variant>
      <vt:variant>
        <vt:lpwstr/>
      </vt:variant>
      <vt:variant>
        <vt:lpwstr>page19</vt:lpwstr>
      </vt:variant>
      <vt:variant>
        <vt:i4>3997734</vt:i4>
      </vt:variant>
      <vt:variant>
        <vt:i4>177</vt:i4>
      </vt:variant>
      <vt:variant>
        <vt:i4>0</vt:i4>
      </vt:variant>
      <vt:variant>
        <vt:i4>5</vt:i4>
      </vt:variant>
      <vt:variant>
        <vt:lpwstr/>
      </vt:variant>
      <vt:variant>
        <vt:lpwstr>page19</vt:lpwstr>
      </vt:variant>
      <vt:variant>
        <vt:i4>3997734</vt:i4>
      </vt:variant>
      <vt:variant>
        <vt:i4>174</vt:i4>
      </vt:variant>
      <vt:variant>
        <vt:i4>0</vt:i4>
      </vt:variant>
      <vt:variant>
        <vt:i4>5</vt:i4>
      </vt:variant>
      <vt:variant>
        <vt:lpwstr/>
      </vt:variant>
      <vt:variant>
        <vt:lpwstr>page19</vt:lpwstr>
      </vt:variant>
      <vt:variant>
        <vt:i4>3997734</vt:i4>
      </vt:variant>
      <vt:variant>
        <vt:i4>171</vt:i4>
      </vt:variant>
      <vt:variant>
        <vt:i4>0</vt:i4>
      </vt:variant>
      <vt:variant>
        <vt:i4>5</vt:i4>
      </vt:variant>
      <vt:variant>
        <vt:lpwstr/>
      </vt:variant>
      <vt:variant>
        <vt:lpwstr>page19</vt:lpwstr>
      </vt:variant>
      <vt:variant>
        <vt:i4>3997734</vt:i4>
      </vt:variant>
      <vt:variant>
        <vt:i4>168</vt:i4>
      </vt:variant>
      <vt:variant>
        <vt:i4>0</vt:i4>
      </vt:variant>
      <vt:variant>
        <vt:i4>5</vt:i4>
      </vt:variant>
      <vt:variant>
        <vt:lpwstr/>
      </vt:variant>
      <vt:variant>
        <vt:lpwstr>page19</vt:lpwstr>
      </vt:variant>
      <vt:variant>
        <vt:i4>3932198</vt:i4>
      </vt:variant>
      <vt:variant>
        <vt:i4>165</vt:i4>
      </vt:variant>
      <vt:variant>
        <vt:i4>0</vt:i4>
      </vt:variant>
      <vt:variant>
        <vt:i4>5</vt:i4>
      </vt:variant>
      <vt:variant>
        <vt:lpwstr/>
      </vt:variant>
      <vt:variant>
        <vt:lpwstr>page18</vt:lpwstr>
      </vt:variant>
      <vt:variant>
        <vt:i4>3932198</vt:i4>
      </vt:variant>
      <vt:variant>
        <vt:i4>162</vt:i4>
      </vt:variant>
      <vt:variant>
        <vt:i4>0</vt:i4>
      </vt:variant>
      <vt:variant>
        <vt:i4>5</vt:i4>
      </vt:variant>
      <vt:variant>
        <vt:lpwstr/>
      </vt:variant>
      <vt:variant>
        <vt:lpwstr>page18</vt:lpwstr>
      </vt:variant>
      <vt:variant>
        <vt:i4>3932198</vt:i4>
      </vt:variant>
      <vt:variant>
        <vt:i4>159</vt:i4>
      </vt:variant>
      <vt:variant>
        <vt:i4>0</vt:i4>
      </vt:variant>
      <vt:variant>
        <vt:i4>5</vt:i4>
      </vt:variant>
      <vt:variant>
        <vt:lpwstr/>
      </vt:variant>
      <vt:variant>
        <vt:lpwstr>page18</vt:lpwstr>
      </vt:variant>
      <vt:variant>
        <vt:i4>3932198</vt:i4>
      </vt:variant>
      <vt:variant>
        <vt:i4>156</vt:i4>
      </vt:variant>
      <vt:variant>
        <vt:i4>0</vt:i4>
      </vt:variant>
      <vt:variant>
        <vt:i4>5</vt:i4>
      </vt:variant>
      <vt:variant>
        <vt:lpwstr/>
      </vt:variant>
      <vt:variant>
        <vt:lpwstr>page18</vt:lpwstr>
      </vt:variant>
      <vt:variant>
        <vt:i4>3932198</vt:i4>
      </vt:variant>
      <vt:variant>
        <vt:i4>153</vt:i4>
      </vt:variant>
      <vt:variant>
        <vt:i4>0</vt:i4>
      </vt:variant>
      <vt:variant>
        <vt:i4>5</vt:i4>
      </vt:variant>
      <vt:variant>
        <vt:lpwstr/>
      </vt:variant>
      <vt:variant>
        <vt:lpwstr>page18</vt:lpwstr>
      </vt:variant>
      <vt:variant>
        <vt:i4>3932198</vt:i4>
      </vt:variant>
      <vt:variant>
        <vt:i4>150</vt:i4>
      </vt:variant>
      <vt:variant>
        <vt:i4>0</vt:i4>
      </vt:variant>
      <vt:variant>
        <vt:i4>5</vt:i4>
      </vt:variant>
      <vt:variant>
        <vt:lpwstr/>
      </vt:variant>
      <vt:variant>
        <vt:lpwstr>page18</vt:lpwstr>
      </vt:variant>
      <vt:variant>
        <vt:i4>3342374</vt:i4>
      </vt:variant>
      <vt:variant>
        <vt:i4>147</vt:i4>
      </vt:variant>
      <vt:variant>
        <vt:i4>0</vt:i4>
      </vt:variant>
      <vt:variant>
        <vt:i4>5</vt:i4>
      </vt:variant>
      <vt:variant>
        <vt:lpwstr/>
      </vt:variant>
      <vt:variant>
        <vt:lpwstr>page17</vt:lpwstr>
      </vt:variant>
      <vt:variant>
        <vt:i4>3342374</vt:i4>
      </vt:variant>
      <vt:variant>
        <vt:i4>144</vt:i4>
      </vt:variant>
      <vt:variant>
        <vt:i4>0</vt:i4>
      </vt:variant>
      <vt:variant>
        <vt:i4>5</vt:i4>
      </vt:variant>
      <vt:variant>
        <vt:lpwstr/>
      </vt:variant>
      <vt:variant>
        <vt:lpwstr>page17</vt:lpwstr>
      </vt:variant>
      <vt:variant>
        <vt:i4>3276838</vt:i4>
      </vt:variant>
      <vt:variant>
        <vt:i4>141</vt:i4>
      </vt:variant>
      <vt:variant>
        <vt:i4>0</vt:i4>
      </vt:variant>
      <vt:variant>
        <vt:i4>5</vt:i4>
      </vt:variant>
      <vt:variant>
        <vt:lpwstr/>
      </vt:variant>
      <vt:variant>
        <vt:lpwstr>page16</vt:lpwstr>
      </vt:variant>
      <vt:variant>
        <vt:i4>3276838</vt:i4>
      </vt:variant>
      <vt:variant>
        <vt:i4>138</vt:i4>
      </vt:variant>
      <vt:variant>
        <vt:i4>0</vt:i4>
      </vt:variant>
      <vt:variant>
        <vt:i4>5</vt:i4>
      </vt:variant>
      <vt:variant>
        <vt:lpwstr/>
      </vt:variant>
      <vt:variant>
        <vt:lpwstr>page16</vt:lpwstr>
      </vt:variant>
      <vt:variant>
        <vt:i4>3145766</vt:i4>
      </vt:variant>
      <vt:variant>
        <vt:i4>135</vt:i4>
      </vt:variant>
      <vt:variant>
        <vt:i4>0</vt:i4>
      </vt:variant>
      <vt:variant>
        <vt:i4>5</vt:i4>
      </vt:variant>
      <vt:variant>
        <vt:lpwstr/>
      </vt:variant>
      <vt:variant>
        <vt:lpwstr>page14</vt:lpwstr>
      </vt:variant>
      <vt:variant>
        <vt:i4>3145766</vt:i4>
      </vt:variant>
      <vt:variant>
        <vt:i4>132</vt:i4>
      </vt:variant>
      <vt:variant>
        <vt:i4>0</vt:i4>
      </vt:variant>
      <vt:variant>
        <vt:i4>5</vt:i4>
      </vt:variant>
      <vt:variant>
        <vt:lpwstr/>
      </vt:variant>
      <vt:variant>
        <vt:lpwstr>page14</vt:lpwstr>
      </vt:variant>
      <vt:variant>
        <vt:i4>3604518</vt:i4>
      </vt:variant>
      <vt:variant>
        <vt:i4>129</vt:i4>
      </vt:variant>
      <vt:variant>
        <vt:i4>0</vt:i4>
      </vt:variant>
      <vt:variant>
        <vt:i4>5</vt:i4>
      </vt:variant>
      <vt:variant>
        <vt:lpwstr/>
      </vt:variant>
      <vt:variant>
        <vt:lpwstr>page13</vt:lpwstr>
      </vt:variant>
      <vt:variant>
        <vt:i4>3604518</vt:i4>
      </vt:variant>
      <vt:variant>
        <vt:i4>126</vt:i4>
      </vt:variant>
      <vt:variant>
        <vt:i4>0</vt:i4>
      </vt:variant>
      <vt:variant>
        <vt:i4>5</vt:i4>
      </vt:variant>
      <vt:variant>
        <vt:lpwstr/>
      </vt:variant>
      <vt:variant>
        <vt:lpwstr>page13</vt:lpwstr>
      </vt:variant>
      <vt:variant>
        <vt:i4>3604518</vt:i4>
      </vt:variant>
      <vt:variant>
        <vt:i4>123</vt:i4>
      </vt:variant>
      <vt:variant>
        <vt:i4>0</vt:i4>
      </vt:variant>
      <vt:variant>
        <vt:i4>5</vt:i4>
      </vt:variant>
      <vt:variant>
        <vt:lpwstr/>
      </vt:variant>
      <vt:variant>
        <vt:lpwstr>page13</vt:lpwstr>
      </vt:variant>
      <vt:variant>
        <vt:i4>3604518</vt:i4>
      </vt:variant>
      <vt:variant>
        <vt:i4>120</vt:i4>
      </vt:variant>
      <vt:variant>
        <vt:i4>0</vt:i4>
      </vt:variant>
      <vt:variant>
        <vt:i4>5</vt:i4>
      </vt:variant>
      <vt:variant>
        <vt:lpwstr/>
      </vt:variant>
      <vt:variant>
        <vt:lpwstr>page13</vt:lpwstr>
      </vt:variant>
      <vt:variant>
        <vt:i4>3604518</vt:i4>
      </vt:variant>
      <vt:variant>
        <vt:i4>117</vt:i4>
      </vt:variant>
      <vt:variant>
        <vt:i4>0</vt:i4>
      </vt:variant>
      <vt:variant>
        <vt:i4>5</vt:i4>
      </vt:variant>
      <vt:variant>
        <vt:lpwstr/>
      </vt:variant>
      <vt:variant>
        <vt:lpwstr>page13</vt:lpwstr>
      </vt:variant>
      <vt:variant>
        <vt:i4>3604518</vt:i4>
      </vt:variant>
      <vt:variant>
        <vt:i4>114</vt:i4>
      </vt:variant>
      <vt:variant>
        <vt:i4>0</vt:i4>
      </vt:variant>
      <vt:variant>
        <vt:i4>5</vt:i4>
      </vt:variant>
      <vt:variant>
        <vt:lpwstr/>
      </vt:variant>
      <vt:variant>
        <vt:lpwstr>page13</vt:lpwstr>
      </vt:variant>
      <vt:variant>
        <vt:i4>3538982</vt:i4>
      </vt:variant>
      <vt:variant>
        <vt:i4>111</vt:i4>
      </vt:variant>
      <vt:variant>
        <vt:i4>0</vt:i4>
      </vt:variant>
      <vt:variant>
        <vt:i4>5</vt:i4>
      </vt:variant>
      <vt:variant>
        <vt:lpwstr/>
      </vt:variant>
      <vt:variant>
        <vt:lpwstr>page12</vt:lpwstr>
      </vt:variant>
      <vt:variant>
        <vt:i4>3538982</vt:i4>
      </vt:variant>
      <vt:variant>
        <vt:i4>108</vt:i4>
      </vt:variant>
      <vt:variant>
        <vt:i4>0</vt:i4>
      </vt:variant>
      <vt:variant>
        <vt:i4>5</vt:i4>
      </vt:variant>
      <vt:variant>
        <vt:lpwstr/>
      </vt:variant>
      <vt:variant>
        <vt:lpwstr>page12</vt:lpwstr>
      </vt:variant>
      <vt:variant>
        <vt:i4>3473446</vt:i4>
      </vt:variant>
      <vt:variant>
        <vt:i4>105</vt:i4>
      </vt:variant>
      <vt:variant>
        <vt:i4>0</vt:i4>
      </vt:variant>
      <vt:variant>
        <vt:i4>5</vt:i4>
      </vt:variant>
      <vt:variant>
        <vt:lpwstr/>
      </vt:variant>
      <vt:variant>
        <vt:lpwstr>page11</vt:lpwstr>
      </vt:variant>
      <vt:variant>
        <vt:i4>3473446</vt:i4>
      </vt:variant>
      <vt:variant>
        <vt:i4>102</vt:i4>
      </vt:variant>
      <vt:variant>
        <vt:i4>0</vt:i4>
      </vt:variant>
      <vt:variant>
        <vt:i4>5</vt:i4>
      </vt:variant>
      <vt:variant>
        <vt:lpwstr/>
      </vt:variant>
      <vt:variant>
        <vt:lpwstr>page11</vt:lpwstr>
      </vt:variant>
      <vt:variant>
        <vt:i4>3407910</vt:i4>
      </vt:variant>
      <vt:variant>
        <vt:i4>99</vt:i4>
      </vt:variant>
      <vt:variant>
        <vt:i4>0</vt:i4>
      </vt:variant>
      <vt:variant>
        <vt:i4>5</vt:i4>
      </vt:variant>
      <vt:variant>
        <vt:lpwstr/>
      </vt:variant>
      <vt:variant>
        <vt:lpwstr>page10</vt:lpwstr>
      </vt:variant>
      <vt:variant>
        <vt:i4>3407910</vt:i4>
      </vt:variant>
      <vt:variant>
        <vt:i4>96</vt:i4>
      </vt:variant>
      <vt:variant>
        <vt:i4>0</vt:i4>
      </vt:variant>
      <vt:variant>
        <vt:i4>5</vt:i4>
      </vt:variant>
      <vt:variant>
        <vt:lpwstr/>
      </vt:variant>
      <vt:variant>
        <vt:lpwstr>page10</vt:lpwstr>
      </vt:variant>
      <vt:variant>
        <vt:i4>3407910</vt:i4>
      </vt:variant>
      <vt:variant>
        <vt:i4>93</vt:i4>
      </vt:variant>
      <vt:variant>
        <vt:i4>0</vt:i4>
      </vt:variant>
      <vt:variant>
        <vt:i4>5</vt:i4>
      </vt:variant>
      <vt:variant>
        <vt:lpwstr/>
      </vt:variant>
      <vt:variant>
        <vt:lpwstr>page10</vt:lpwstr>
      </vt:variant>
      <vt:variant>
        <vt:i4>3407910</vt:i4>
      </vt:variant>
      <vt:variant>
        <vt:i4>90</vt:i4>
      </vt:variant>
      <vt:variant>
        <vt:i4>0</vt:i4>
      </vt:variant>
      <vt:variant>
        <vt:i4>5</vt:i4>
      </vt:variant>
      <vt:variant>
        <vt:lpwstr/>
      </vt:variant>
      <vt:variant>
        <vt:lpwstr>page10</vt:lpwstr>
      </vt:variant>
      <vt:variant>
        <vt:i4>3407910</vt:i4>
      </vt:variant>
      <vt:variant>
        <vt:i4>87</vt:i4>
      </vt:variant>
      <vt:variant>
        <vt:i4>0</vt:i4>
      </vt:variant>
      <vt:variant>
        <vt:i4>5</vt:i4>
      </vt:variant>
      <vt:variant>
        <vt:lpwstr/>
      </vt:variant>
      <vt:variant>
        <vt:lpwstr>page10</vt:lpwstr>
      </vt:variant>
      <vt:variant>
        <vt:i4>3407910</vt:i4>
      </vt:variant>
      <vt:variant>
        <vt:i4>84</vt:i4>
      </vt:variant>
      <vt:variant>
        <vt:i4>0</vt:i4>
      </vt:variant>
      <vt:variant>
        <vt:i4>5</vt:i4>
      </vt:variant>
      <vt:variant>
        <vt:lpwstr/>
      </vt:variant>
      <vt:variant>
        <vt:lpwstr>page10</vt:lpwstr>
      </vt:variant>
      <vt:variant>
        <vt:i4>262167</vt:i4>
      </vt:variant>
      <vt:variant>
        <vt:i4>81</vt:i4>
      </vt:variant>
      <vt:variant>
        <vt:i4>0</vt:i4>
      </vt:variant>
      <vt:variant>
        <vt:i4>5</vt:i4>
      </vt:variant>
      <vt:variant>
        <vt:lpwstr/>
      </vt:variant>
      <vt:variant>
        <vt:lpwstr>page9</vt:lpwstr>
      </vt:variant>
      <vt:variant>
        <vt:i4>262167</vt:i4>
      </vt:variant>
      <vt:variant>
        <vt:i4>78</vt:i4>
      </vt:variant>
      <vt:variant>
        <vt:i4>0</vt:i4>
      </vt:variant>
      <vt:variant>
        <vt:i4>5</vt:i4>
      </vt:variant>
      <vt:variant>
        <vt:lpwstr/>
      </vt:variant>
      <vt:variant>
        <vt:lpwstr>page9</vt:lpwstr>
      </vt:variant>
      <vt:variant>
        <vt:i4>262167</vt:i4>
      </vt:variant>
      <vt:variant>
        <vt:i4>75</vt:i4>
      </vt:variant>
      <vt:variant>
        <vt:i4>0</vt:i4>
      </vt:variant>
      <vt:variant>
        <vt:i4>5</vt:i4>
      </vt:variant>
      <vt:variant>
        <vt:lpwstr/>
      </vt:variant>
      <vt:variant>
        <vt:lpwstr>page9</vt:lpwstr>
      </vt:variant>
      <vt:variant>
        <vt:i4>262167</vt:i4>
      </vt:variant>
      <vt:variant>
        <vt:i4>72</vt:i4>
      </vt:variant>
      <vt:variant>
        <vt:i4>0</vt:i4>
      </vt:variant>
      <vt:variant>
        <vt:i4>5</vt:i4>
      </vt:variant>
      <vt:variant>
        <vt:lpwstr/>
      </vt:variant>
      <vt:variant>
        <vt:lpwstr>page9</vt:lpwstr>
      </vt:variant>
      <vt:variant>
        <vt:i4>262167</vt:i4>
      </vt:variant>
      <vt:variant>
        <vt:i4>69</vt:i4>
      </vt:variant>
      <vt:variant>
        <vt:i4>0</vt:i4>
      </vt:variant>
      <vt:variant>
        <vt:i4>5</vt:i4>
      </vt:variant>
      <vt:variant>
        <vt:lpwstr/>
      </vt:variant>
      <vt:variant>
        <vt:lpwstr>page9</vt:lpwstr>
      </vt:variant>
      <vt:variant>
        <vt:i4>262167</vt:i4>
      </vt:variant>
      <vt:variant>
        <vt:i4>66</vt:i4>
      </vt:variant>
      <vt:variant>
        <vt:i4>0</vt:i4>
      </vt:variant>
      <vt:variant>
        <vt:i4>5</vt:i4>
      </vt:variant>
      <vt:variant>
        <vt:lpwstr/>
      </vt:variant>
      <vt:variant>
        <vt:lpwstr>page9</vt:lpwstr>
      </vt:variant>
      <vt:variant>
        <vt:i4>262167</vt:i4>
      </vt:variant>
      <vt:variant>
        <vt:i4>63</vt:i4>
      </vt:variant>
      <vt:variant>
        <vt:i4>0</vt:i4>
      </vt:variant>
      <vt:variant>
        <vt:i4>5</vt:i4>
      </vt:variant>
      <vt:variant>
        <vt:lpwstr/>
      </vt:variant>
      <vt:variant>
        <vt:lpwstr>page8</vt:lpwstr>
      </vt:variant>
      <vt:variant>
        <vt:i4>262167</vt:i4>
      </vt:variant>
      <vt:variant>
        <vt:i4>60</vt:i4>
      </vt:variant>
      <vt:variant>
        <vt:i4>0</vt:i4>
      </vt:variant>
      <vt:variant>
        <vt:i4>5</vt:i4>
      </vt:variant>
      <vt:variant>
        <vt:lpwstr/>
      </vt:variant>
      <vt:variant>
        <vt:lpwstr>page8</vt:lpwstr>
      </vt:variant>
      <vt:variant>
        <vt:i4>262167</vt:i4>
      </vt:variant>
      <vt:variant>
        <vt:i4>57</vt:i4>
      </vt:variant>
      <vt:variant>
        <vt:i4>0</vt:i4>
      </vt:variant>
      <vt:variant>
        <vt:i4>5</vt:i4>
      </vt:variant>
      <vt:variant>
        <vt:lpwstr/>
      </vt:variant>
      <vt:variant>
        <vt:lpwstr>page8</vt:lpwstr>
      </vt:variant>
      <vt:variant>
        <vt:i4>262167</vt:i4>
      </vt:variant>
      <vt:variant>
        <vt:i4>54</vt:i4>
      </vt:variant>
      <vt:variant>
        <vt:i4>0</vt:i4>
      </vt:variant>
      <vt:variant>
        <vt:i4>5</vt:i4>
      </vt:variant>
      <vt:variant>
        <vt:lpwstr/>
      </vt:variant>
      <vt:variant>
        <vt:lpwstr>page8</vt:lpwstr>
      </vt:variant>
      <vt:variant>
        <vt:i4>262167</vt:i4>
      </vt:variant>
      <vt:variant>
        <vt:i4>51</vt:i4>
      </vt:variant>
      <vt:variant>
        <vt:i4>0</vt:i4>
      </vt:variant>
      <vt:variant>
        <vt:i4>5</vt:i4>
      </vt:variant>
      <vt:variant>
        <vt:lpwstr/>
      </vt:variant>
      <vt:variant>
        <vt:lpwstr>page7</vt:lpwstr>
      </vt:variant>
      <vt:variant>
        <vt:i4>262167</vt:i4>
      </vt:variant>
      <vt:variant>
        <vt:i4>48</vt:i4>
      </vt:variant>
      <vt:variant>
        <vt:i4>0</vt:i4>
      </vt:variant>
      <vt:variant>
        <vt:i4>5</vt:i4>
      </vt:variant>
      <vt:variant>
        <vt:lpwstr/>
      </vt:variant>
      <vt:variant>
        <vt:lpwstr>page7</vt:lpwstr>
      </vt:variant>
      <vt:variant>
        <vt:i4>262167</vt:i4>
      </vt:variant>
      <vt:variant>
        <vt:i4>45</vt:i4>
      </vt:variant>
      <vt:variant>
        <vt:i4>0</vt:i4>
      </vt:variant>
      <vt:variant>
        <vt:i4>5</vt:i4>
      </vt:variant>
      <vt:variant>
        <vt:lpwstr/>
      </vt:variant>
      <vt:variant>
        <vt:lpwstr>page7</vt:lpwstr>
      </vt:variant>
      <vt:variant>
        <vt:i4>262167</vt:i4>
      </vt:variant>
      <vt:variant>
        <vt:i4>42</vt:i4>
      </vt:variant>
      <vt:variant>
        <vt:i4>0</vt:i4>
      </vt:variant>
      <vt:variant>
        <vt:i4>5</vt:i4>
      </vt:variant>
      <vt:variant>
        <vt:lpwstr/>
      </vt:variant>
      <vt:variant>
        <vt:lpwstr>page7</vt:lpwstr>
      </vt:variant>
      <vt:variant>
        <vt:i4>262167</vt:i4>
      </vt:variant>
      <vt:variant>
        <vt:i4>39</vt:i4>
      </vt:variant>
      <vt:variant>
        <vt:i4>0</vt:i4>
      </vt:variant>
      <vt:variant>
        <vt:i4>5</vt:i4>
      </vt:variant>
      <vt:variant>
        <vt:lpwstr/>
      </vt:variant>
      <vt:variant>
        <vt:lpwstr>page6</vt:lpwstr>
      </vt:variant>
      <vt:variant>
        <vt:i4>262167</vt:i4>
      </vt:variant>
      <vt:variant>
        <vt:i4>36</vt:i4>
      </vt:variant>
      <vt:variant>
        <vt:i4>0</vt:i4>
      </vt:variant>
      <vt:variant>
        <vt:i4>5</vt:i4>
      </vt:variant>
      <vt:variant>
        <vt:lpwstr/>
      </vt:variant>
      <vt:variant>
        <vt:lpwstr>page6</vt:lpwstr>
      </vt:variant>
      <vt:variant>
        <vt:i4>262167</vt:i4>
      </vt:variant>
      <vt:variant>
        <vt:i4>33</vt:i4>
      </vt:variant>
      <vt:variant>
        <vt:i4>0</vt:i4>
      </vt:variant>
      <vt:variant>
        <vt:i4>5</vt:i4>
      </vt:variant>
      <vt:variant>
        <vt:lpwstr/>
      </vt:variant>
      <vt:variant>
        <vt:lpwstr>page5</vt:lpwstr>
      </vt:variant>
      <vt:variant>
        <vt:i4>262167</vt:i4>
      </vt:variant>
      <vt:variant>
        <vt:i4>30</vt:i4>
      </vt:variant>
      <vt:variant>
        <vt:i4>0</vt:i4>
      </vt:variant>
      <vt:variant>
        <vt:i4>5</vt:i4>
      </vt:variant>
      <vt:variant>
        <vt:lpwstr/>
      </vt:variant>
      <vt:variant>
        <vt:lpwstr>page5</vt:lpwstr>
      </vt:variant>
      <vt:variant>
        <vt:i4>262167</vt:i4>
      </vt:variant>
      <vt:variant>
        <vt:i4>27</vt:i4>
      </vt:variant>
      <vt:variant>
        <vt:i4>0</vt:i4>
      </vt:variant>
      <vt:variant>
        <vt:i4>5</vt:i4>
      </vt:variant>
      <vt:variant>
        <vt:lpwstr/>
      </vt:variant>
      <vt:variant>
        <vt:lpwstr>page4</vt:lpwstr>
      </vt:variant>
      <vt:variant>
        <vt:i4>262167</vt:i4>
      </vt:variant>
      <vt:variant>
        <vt:i4>24</vt:i4>
      </vt:variant>
      <vt:variant>
        <vt:i4>0</vt:i4>
      </vt:variant>
      <vt:variant>
        <vt:i4>5</vt:i4>
      </vt:variant>
      <vt:variant>
        <vt:lpwstr/>
      </vt:variant>
      <vt:variant>
        <vt:lpwstr>page4</vt:lpwstr>
      </vt:variant>
      <vt:variant>
        <vt:i4>262167</vt:i4>
      </vt:variant>
      <vt:variant>
        <vt:i4>21</vt:i4>
      </vt:variant>
      <vt:variant>
        <vt:i4>0</vt:i4>
      </vt:variant>
      <vt:variant>
        <vt:i4>5</vt:i4>
      </vt:variant>
      <vt:variant>
        <vt:lpwstr/>
      </vt:variant>
      <vt:variant>
        <vt:lpwstr>page4</vt:lpwstr>
      </vt:variant>
      <vt:variant>
        <vt:i4>262167</vt:i4>
      </vt:variant>
      <vt:variant>
        <vt:i4>18</vt:i4>
      </vt:variant>
      <vt:variant>
        <vt:i4>0</vt:i4>
      </vt:variant>
      <vt:variant>
        <vt:i4>5</vt:i4>
      </vt:variant>
      <vt:variant>
        <vt:lpwstr/>
      </vt:variant>
      <vt:variant>
        <vt:lpwstr>page4</vt:lpwstr>
      </vt:variant>
      <vt:variant>
        <vt:i4>262167</vt:i4>
      </vt:variant>
      <vt:variant>
        <vt:i4>15</vt:i4>
      </vt:variant>
      <vt:variant>
        <vt:i4>0</vt:i4>
      </vt:variant>
      <vt:variant>
        <vt:i4>5</vt:i4>
      </vt:variant>
      <vt:variant>
        <vt:lpwstr/>
      </vt:variant>
      <vt:variant>
        <vt:lpwstr>page4</vt:lpwstr>
      </vt:variant>
      <vt:variant>
        <vt:i4>262167</vt:i4>
      </vt:variant>
      <vt:variant>
        <vt:i4>12</vt:i4>
      </vt:variant>
      <vt:variant>
        <vt:i4>0</vt:i4>
      </vt:variant>
      <vt:variant>
        <vt:i4>5</vt:i4>
      </vt:variant>
      <vt:variant>
        <vt:lpwstr/>
      </vt:variant>
      <vt:variant>
        <vt:lpwstr>page4</vt:lpwstr>
      </vt:variant>
      <vt:variant>
        <vt:i4>262167</vt:i4>
      </vt:variant>
      <vt:variant>
        <vt:i4>9</vt:i4>
      </vt:variant>
      <vt:variant>
        <vt:i4>0</vt:i4>
      </vt:variant>
      <vt:variant>
        <vt:i4>5</vt:i4>
      </vt:variant>
      <vt:variant>
        <vt:lpwstr/>
      </vt:variant>
      <vt:variant>
        <vt:lpwstr>page3</vt:lpwstr>
      </vt:variant>
      <vt:variant>
        <vt:i4>262167</vt:i4>
      </vt:variant>
      <vt:variant>
        <vt:i4>6</vt:i4>
      </vt:variant>
      <vt:variant>
        <vt:i4>0</vt:i4>
      </vt:variant>
      <vt:variant>
        <vt:i4>5</vt:i4>
      </vt:variant>
      <vt:variant>
        <vt:lpwstr/>
      </vt:variant>
      <vt:variant>
        <vt:lpwstr>page3</vt:lpwstr>
      </vt:variant>
      <vt:variant>
        <vt:i4>262167</vt:i4>
      </vt:variant>
      <vt:variant>
        <vt:i4>3</vt:i4>
      </vt:variant>
      <vt:variant>
        <vt:i4>0</vt:i4>
      </vt:variant>
      <vt:variant>
        <vt:i4>5</vt:i4>
      </vt:variant>
      <vt:variant>
        <vt:lpwstr/>
      </vt:variant>
      <vt:variant>
        <vt:lpwstr>page3</vt:lpwstr>
      </vt:variant>
      <vt:variant>
        <vt:i4>262167</vt:i4>
      </vt:variant>
      <vt:variant>
        <vt:i4>0</vt:i4>
      </vt:variant>
      <vt:variant>
        <vt:i4>0</vt:i4>
      </vt:variant>
      <vt:variant>
        <vt:i4>5</vt:i4>
      </vt:variant>
      <vt:variant>
        <vt:lpwstr/>
      </vt:variant>
      <vt:variant>
        <vt:lpwstr>page3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wondimu gebre</dc:creator>
  <cp:keywords/>
  <cp:lastModifiedBy>wondimu gebre</cp:lastModifiedBy>
  <cp:revision>6</cp:revision>
  <dcterms:created xsi:type="dcterms:W3CDTF">2019-09-26T14:53:00Z</dcterms:created>
  <dcterms:modified xsi:type="dcterms:W3CDTF">2019-09-26T14:57:00Z</dcterms:modified>
</cp:coreProperties>
</file>